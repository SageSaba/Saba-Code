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989591" w14:textId="77777777" w:rsidR="003C2E6B" w:rsidRPr="002F0C48" w:rsidRDefault="00A070D1" w:rsidP="002F0C48">
      <w:r w:rsidRPr="002F0C48">
        <w:t>Basic Discipleship Series</w:t>
      </w:r>
    </w:p>
    <w:p w14:paraId="10AED896" w14:textId="77777777" w:rsidR="00A070D1" w:rsidRPr="002F0C48" w:rsidRDefault="00A070D1" w:rsidP="002F0C48"/>
    <w:p w14:paraId="4F8707F1" w14:textId="1D458972" w:rsidR="004525F5" w:rsidRDefault="00A070D1" w:rsidP="004525F5">
      <w:pPr>
        <w:pStyle w:val="ListParagraph"/>
        <w:numPr>
          <w:ilvl w:val="0"/>
          <w:numId w:val="1"/>
        </w:numPr>
        <w:rPr>
          <w:ins w:id="0" w:author="Thomas Young" w:date="2014-02-15T10:16:00Z"/>
        </w:rPr>
      </w:pPr>
      <w:r w:rsidRPr="002F0C48">
        <w:t>Walking Forgiven</w:t>
      </w:r>
    </w:p>
    <w:p w14:paraId="45675831" w14:textId="5F56BC77" w:rsidR="002A6790" w:rsidRDefault="002A6790" w:rsidP="002A6790">
      <w:pPr>
        <w:pStyle w:val="ListParagraph"/>
        <w:numPr>
          <w:ilvl w:val="1"/>
          <w:numId w:val="1"/>
        </w:numPr>
        <w:rPr>
          <w:ins w:id="1" w:author="Thomas Young" w:date="2014-03-24T11:12:00Z"/>
        </w:rPr>
      </w:pPr>
      <w:ins w:id="2" w:author="Thomas Young" w:date="2014-03-24T11:12:00Z">
        <w:r>
          <w:t>Getting Clear</w:t>
        </w:r>
      </w:ins>
    </w:p>
    <w:p w14:paraId="0FB6ABDD" w14:textId="331078A2" w:rsidR="004525F5" w:rsidRDefault="002A6790" w:rsidP="00E67C02">
      <w:pPr>
        <w:pStyle w:val="ListParagraph"/>
        <w:numPr>
          <w:ilvl w:val="1"/>
          <w:numId w:val="1"/>
        </w:numPr>
        <w:rPr>
          <w:ins w:id="3" w:author="Thomas Young" w:date="2014-03-24T10:14:00Z"/>
        </w:rPr>
      </w:pPr>
      <w:ins w:id="4" w:author="Thomas Young" w:date="2014-03-24T11:12:00Z">
        <w:r>
          <w:t xml:space="preserve">Freedom from </w:t>
        </w:r>
      </w:ins>
      <w:ins w:id="5" w:author="Thomas Young" w:date="2014-03-24T10:14:00Z">
        <w:r w:rsidR="00E82015">
          <w:t>Guilt</w:t>
        </w:r>
      </w:ins>
    </w:p>
    <w:p w14:paraId="33908294" w14:textId="105DEA21" w:rsidR="00241C14" w:rsidRDefault="00241C14" w:rsidP="00241C14">
      <w:pPr>
        <w:pStyle w:val="ListParagraph"/>
        <w:numPr>
          <w:ilvl w:val="1"/>
          <w:numId w:val="1"/>
        </w:numPr>
        <w:rPr>
          <w:ins w:id="6" w:author="Thomas Young" w:date="2014-02-15T10:16:00Z"/>
        </w:rPr>
      </w:pPr>
      <w:ins w:id="7" w:author="Thomas Young" w:date="2014-02-15T14:26:00Z">
        <w:r w:rsidRPr="00241C14">
          <w:rPr>
            <w:rFonts w:ascii="Times New Roman" w:hAnsi="Times New Roman"/>
          </w:rPr>
          <w:t>Illuminate - Eliminate</w:t>
        </w:r>
      </w:ins>
    </w:p>
    <w:p w14:paraId="0DC1723D" w14:textId="63D62653" w:rsidR="004525F5" w:rsidRDefault="00CC4470" w:rsidP="00E67C02">
      <w:pPr>
        <w:pStyle w:val="ListParagraph"/>
        <w:numPr>
          <w:ilvl w:val="1"/>
          <w:numId w:val="1"/>
        </w:numPr>
        <w:rPr>
          <w:ins w:id="8" w:author="Thomas Young" w:date="2014-02-15T10:17:00Z"/>
        </w:rPr>
      </w:pPr>
      <w:ins w:id="9" w:author="Thomas Young" w:date="2014-03-19T11:04:00Z">
        <w:r>
          <w:t>Sanctified Life</w:t>
        </w:r>
      </w:ins>
    </w:p>
    <w:p w14:paraId="2ABFDF5E" w14:textId="3DF4BB9A" w:rsidR="004525F5" w:rsidRPr="002F0C48" w:rsidRDefault="004525F5" w:rsidP="00E67C02">
      <w:pPr>
        <w:pStyle w:val="ListParagraph"/>
        <w:numPr>
          <w:ilvl w:val="1"/>
          <w:numId w:val="1"/>
        </w:numPr>
        <w:rPr>
          <w:ins w:id="10" w:author="Thomas Young" w:date="2014-02-15T10:20:00Z"/>
        </w:rPr>
      </w:pPr>
      <w:ins w:id="11" w:author="Thomas Young" w:date="2014-02-15T10:17:00Z">
        <w:r>
          <w:t>Exchanged Life</w:t>
        </w:r>
      </w:ins>
    </w:p>
    <w:p w14:paraId="2CB93856" w14:textId="77777777" w:rsidR="00241C14" w:rsidRDefault="00241C14" w:rsidP="00241C14">
      <w:pPr>
        <w:rPr>
          <w:ins w:id="12" w:author="Thomas Young" w:date="2014-02-15T14:30:00Z"/>
        </w:rPr>
      </w:pPr>
    </w:p>
    <w:p w14:paraId="60770006" w14:textId="55C329BC" w:rsidR="004525F5" w:rsidRPr="002F0C48" w:rsidRDefault="00241C14" w:rsidP="002F0C48">
      <w:pPr>
        <w:pStyle w:val="ListParagraph"/>
        <w:numPr>
          <w:ilvl w:val="0"/>
          <w:numId w:val="1"/>
        </w:numPr>
        <w:rPr>
          <w:ins w:id="13" w:author="Thomas Young" w:date="2014-02-15T10:19:00Z"/>
        </w:rPr>
      </w:pPr>
      <w:ins w:id="14" w:author="Thomas Young" w:date="2014-02-15T14:28:00Z">
        <w:r>
          <w:t>Walk</w:t>
        </w:r>
      </w:ins>
      <w:ins w:id="15" w:author="Thomas Young" w:date="2014-02-15T14:29:00Z">
        <w:r>
          <w:t>ing</w:t>
        </w:r>
      </w:ins>
      <w:ins w:id="16" w:author="Thomas Young" w:date="2014-02-15T14:28:00Z">
        <w:r>
          <w:t xml:space="preserve"> in the </w:t>
        </w:r>
      </w:ins>
      <w:r w:rsidR="00A070D1" w:rsidRPr="002F0C48">
        <w:t>Spirit</w:t>
      </w:r>
    </w:p>
    <w:p w14:paraId="0F0AB773" w14:textId="217472B5" w:rsidR="00E82015" w:rsidRDefault="00E82015" w:rsidP="00E82015">
      <w:pPr>
        <w:pStyle w:val="ListParagraph"/>
        <w:numPr>
          <w:ilvl w:val="1"/>
          <w:numId w:val="1"/>
        </w:numPr>
        <w:rPr>
          <w:ins w:id="17" w:author="Thomas Young" w:date="2014-03-24T10:15:00Z"/>
        </w:rPr>
      </w:pPr>
      <w:ins w:id="18" w:author="Thomas Young" w:date="2014-03-24T10:15:00Z">
        <w:r>
          <w:t>“Have you received the Spirit”</w:t>
        </w:r>
      </w:ins>
    </w:p>
    <w:p w14:paraId="310843E2" w14:textId="1A03C10F" w:rsidR="004525F5" w:rsidRDefault="004525F5" w:rsidP="004525F5">
      <w:pPr>
        <w:pStyle w:val="ListParagraph"/>
        <w:numPr>
          <w:ilvl w:val="1"/>
          <w:numId w:val="1"/>
        </w:numPr>
        <w:rPr>
          <w:ins w:id="19" w:author="Thomas Young" w:date="2014-02-15T10:19:00Z"/>
        </w:rPr>
      </w:pPr>
      <w:ins w:id="20" w:author="Thomas Young" w:date="2014-02-15T10:19:00Z">
        <w:r>
          <w:t>Spirit, Soul, Flesh</w:t>
        </w:r>
      </w:ins>
    </w:p>
    <w:p w14:paraId="2520F624" w14:textId="5A2A7B0F" w:rsidR="004525F5" w:rsidRDefault="004525F5" w:rsidP="004525F5">
      <w:pPr>
        <w:pStyle w:val="ListParagraph"/>
        <w:numPr>
          <w:ilvl w:val="1"/>
          <w:numId w:val="1"/>
        </w:numPr>
        <w:rPr>
          <w:ins w:id="21" w:author="Thomas Young" w:date="2014-02-15T10:25:00Z"/>
        </w:rPr>
      </w:pPr>
      <w:ins w:id="22" w:author="Thomas Young" w:date="2014-02-15T10:20:00Z">
        <w:r>
          <w:t>Splitting Soul and Spirit</w:t>
        </w:r>
      </w:ins>
    </w:p>
    <w:p w14:paraId="4AC30E0C" w14:textId="77777777" w:rsidR="00670A82" w:rsidRDefault="00E67C02" w:rsidP="00C316CA">
      <w:pPr>
        <w:pStyle w:val="ListParagraph"/>
        <w:numPr>
          <w:ilvl w:val="1"/>
          <w:numId w:val="1"/>
        </w:numPr>
        <w:rPr>
          <w:ins w:id="23" w:author="Thomas Young" w:date="2014-02-15T14:27:00Z"/>
        </w:rPr>
      </w:pPr>
      <w:ins w:id="24" w:author="Thomas Young" w:date="2014-02-15T10:25:00Z">
        <w:r>
          <w:t>Soul Force</w:t>
        </w:r>
      </w:ins>
    </w:p>
    <w:p w14:paraId="7DEBA4EA" w14:textId="28493F7D" w:rsidR="00241C14" w:rsidRDefault="00241C14" w:rsidP="00241C14">
      <w:pPr>
        <w:pStyle w:val="ListParagraph"/>
        <w:numPr>
          <w:ilvl w:val="1"/>
          <w:numId w:val="1"/>
        </w:numPr>
        <w:rPr>
          <w:ins w:id="25" w:author="Thomas Young" w:date="2014-02-15T10:29:00Z"/>
        </w:rPr>
      </w:pPr>
      <w:ins w:id="26" w:author="Thomas Young" w:date="2014-02-15T14:27:00Z">
        <w:r w:rsidRPr="00241C14">
          <w:rPr>
            <w:rFonts w:ascii="Times New Roman" w:hAnsi="Times New Roman"/>
          </w:rPr>
          <w:t>D)ivine N)ature A)ctivation</w:t>
        </w:r>
      </w:ins>
    </w:p>
    <w:p w14:paraId="1D1561ED" w14:textId="77777777" w:rsidR="00241C14" w:rsidRDefault="00241C14" w:rsidP="00241C14">
      <w:pPr>
        <w:rPr>
          <w:ins w:id="27" w:author="Thomas Young" w:date="2014-02-15T14:30:00Z"/>
        </w:rPr>
      </w:pPr>
    </w:p>
    <w:p w14:paraId="12C2548B" w14:textId="574072D4" w:rsidR="00241C14" w:rsidRDefault="00241C14" w:rsidP="00241C14">
      <w:pPr>
        <w:pStyle w:val="ListParagraph"/>
        <w:numPr>
          <w:ilvl w:val="0"/>
          <w:numId w:val="1"/>
        </w:numPr>
        <w:rPr>
          <w:ins w:id="28" w:author="Thomas Young" w:date="2014-02-15T14:21:00Z"/>
        </w:rPr>
      </w:pPr>
      <w:ins w:id="29" w:author="Thomas Young" w:date="2014-02-15T14:22:00Z">
        <w:r>
          <w:t>Walking with God</w:t>
        </w:r>
      </w:ins>
    </w:p>
    <w:p w14:paraId="512E968C" w14:textId="083E4E93" w:rsidR="00241C14" w:rsidRDefault="00241C14" w:rsidP="00241C14">
      <w:pPr>
        <w:pStyle w:val="ListParagraph"/>
        <w:numPr>
          <w:ilvl w:val="1"/>
          <w:numId w:val="1"/>
        </w:numPr>
        <w:rPr>
          <w:ins w:id="30" w:author="Thomas Young" w:date="2014-02-15T14:24:00Z"/>
        </w:rPr>
      </w:pPr>
      <w:ins w:id="31" w:author="Thomas Young" w:date="2014-02-15T14:24:00Z">
        <w:r>
          <w:t>Approbation</w:t>
        </w:r>
      </w:ins>
    </w:p>
    <w:p w14:paraId="035252C7" w14:textId="63FAE2A0" w:rsidR="00241C14" w:rsidRDefault="00241C14" w:rsidP="00241C14">
      <w:pPr>
        <w:pStyle w:val="ListParagraph"/>
        <w:numPr>
          <w:ilvl w:val="1"/>
          <w:numId w:val="1"/>
        </w:numPr>
        <w:rPr>
          <w:ins w:id="32" w:author="Thomas Young" w:date="2014-02-15T14:24:00Z"/>
        </w:rPr>
      </w:pPr>
      <w:ins w:id="33" w:author="Thomas Young" w:date="2014-02-15T14:24:00Z">
        <w:r>
          <w:t>Intentionality</w:t>
        </w:r>
      </w:ins>
    </w:p>
    <w:p w14:paraId="4E8E1803" w14:textId="77777777" w:rsidR="00241C14" w:rsidRDefault="00241C14" w:rsidP="00241C14">
      <w:pPr>
        <w:pStyle w:val="ListParagraph"/>
        <w:numPr>
          <w:ilvl w:val="1"/>
          <w:numId w:val="1"/>
        </w:numPr>
        <w:rPr>
          <w:ins w:id="34" w:author="Thomas Young" w:date="2014-02-15T14:24:00Z"/>
        </w:rPr>
      </w:pPr>
      <w:ins w:id="35" w:author="Thomas Young" w:date="2014-02-15T14:24:00Z">
        <w:r>
          <w:t>Fellowship</w:t>
        </w:r>
      </w:ins>
    </w:p>
    <w:p w14:paraId="3F2179A4" w14:textId="024470F5" w:rsidR="00241C14" w:rsidRDefault="00241C14" w:rsidP="00241C14">
      <w:pPr>
        <w:pStyle w:val="ListParagraph"/>
        <w:numPr>
          <w:ilvl w:val="1"/>
          <w:numId w:val="1"/>
        </w:numPr>
        <w:rPr>
          <w:ins w:id="36" w:author="Thomas Young" w:date="2014-02-15T14:22:00Z"/>
        </w:rPr>
      </w:pPr>
      <w:ins w:id="37" w:author="Thomas Young" w:date="2014-02-15T14:22:00Z">
        <w:r>
          <w:t>Sowing and Reaping</w:t>
        </w:r>
      </w:ins>
    </w:p>
    <w:p w14:paraId="38D4B488" w14:textId="194CD4E8" w:rsidR="00241C14" w:rsidRPr="002F0C48" w:rsidRDefault="00241C14" w:rsidP="00241C14">
      <w:pPr>
        <w:pStyle w:val="ListParagraph"/>
        <w:numPr>
          <w:ilvl w:val="1"/>
          <w:numId w:val="1"/>
        </w:numPr>
        <w:rPr>
          <w:ins w:id="38" w:author="Thomas Young" w:date="2014-02-15T14:21:00Z"/>
        </w:rPr>
      </w:pPr>
      <w:ins w:id="39" w:author="Thomas Young" w:date="2014-02-15T14:25:00Z">
        <w:r>
          <w:t>Abide Not Accomplish</w:t>
        </w:r>
      </w:ins>
    </w:p>
    <w:p w14:paraId="16A1BE3F" w14:textId="77777777" w:rsidR="00241C14" w:rsidRDefault="00241C14" w:rsidP="00C316CA">
      <w:pPr>
        <w:rPr>
          <w:ins w:id="40" w:author="Thomas Young" w:date="2014-02-15T14:30:00Z"/>
        </w:rPr>
      </w:pPr>
    </w:p>
    <w:p w14:paraId="275F21C2" w14:textId="37FEC2DE" w:rsidR="00670A82" w:rsidRDefault="00670A82" w:rsidP="00C316CA">
      <w:pPr>
        <w:rPr>
          <w:ins w:id="41" w:author="Thomas Young" w:date="2014-02-15T14:30:00Z"/>
        </w:rPr>
      </w:pPr>
      <w:ins w:id="42" w:author="Thomas Young" w:date="2014-02-15T10:27:00Z">
        <w:r>
          <w:t>Christian Character</w:t>
        </w:r>
        <w:r w:rsidRPr="002F0C48">
          <w:t xml:space="preserve"> Series</w:t>
        </w:r>
      </w:ins>
    </w:p>
    <w:p w14:paraId="3B25079C" w14:textId="77777777" w:rsidR="00241C14" w:rsidRDefault="00241C14" w:rsidP="00C316CA">
      <w:pPr>
        <w:rPr>
          <w:ins w:id="43" w:author="Thomas Young" w:date="2014-02-15T10:31:00Z"/>
        </w:rPr>
      </w:pPr>
    </w:p>
    <w:p w14:paraId="3514A6F3" w14:textId="5BF39EE3" w:rsidR="00670A82" w:rsidRPr="002F0C48" w:rsidRDefault="00EC46B2" w:rsidP="00C316CA">
      <w:pPr>
        <w:pStyle w:val="ListParagraph"/>
        <w:numPr>
          <w:ilvl w:val="0"/>
          <w:numId w:val="2"/>
        </w:numPr>
        <w:rPr>
          <w:ins w:id="44" w:author="Thomas Young" w:date="2014-02-15T10:27:00Z"/>
        </w:rPr>
      </w:pPr>
      <w:ins w:id="45" w:author="Thomas Young" w:date="2014-02-15T10:32:00Z">
        <w:r>
          <w:t>Believing right</w:t>
        </w:r>
      </w:ins>
    </w:p>
    <w:p w14:paraId="735C1147" w14:textId="46A5DC52" w:rsidR="00670A82" w:rsidRDefault="00670A82" w:rsidP="00670A82">
      <w:pPr>
        <w:pStyle w:val="ListParagraph"/>
        <w:numPr>
          <w:ilvl w:val="1"/>
          <w:numId w:val="2"/>
        </w:numPr>
        <w:rPr>
          <w:ins w:id="46" w:author="Thomas Young" w:date="2014-02-15T10:27:00Z"/>
        </w:rPr>
      </w:pPr>
      <w:ins w:id="47" w:author="Thomas Young" w:date="2014-02-15T10:27:00Z">
        <w:r>
          <w:t>Affirmations</w:t>
        </w:r>
      </w:ins>
    </w:p>
    <w:p w14:paraId="2E0FD44B" w14:textId="3D9FEADA" w:rsidR="00670A82" w:rsidRDefault="00670A82" w:rsidP="00670A82">
      <w:pPr>
        <w:pStyle w:val="ListParagraph"/>
        <w:numPr>
          <w:ilvl w:val="1"/>
          <w:numId w:val="2"/>
        </w:numPr>
        <w:rPr>
          <w:ins w:id="48" w:author="Thomas Young" w:date="2014-02-15T10:27:00Z"/>
        </w:rPr>
      </w:pPr>
      <w:ins w:id="49" w:author="Thomas Young" w:date="2014-02-15T10:28:00Z">
        <w:r>
          <w:t>Honor</w:t>
        </w:r>
      </w:ins>
    </w:p>
    <w:p w14:paraId="305012B2" w14:textId="0DA7A8E1" w:rsidR="00670A82" w:rsidRPr="002F0C48" w:rsidRDefault="00670A82" w:rsidP="00670A82">
      <w:pPr>
        <w:pStyle w:val="ListParagraph"/>
        <w:numPr>
          <w:ilvl w:val="1"/>
          <w:numId w:val="2"/>
        </w:numPr>
        <w:rPr>
          <w:ins w:id="50" w:author="Thomas Young" w:date="2014-02-15T10:27:00Z"/>
        </w:rPr>
      </w:pPr>
      <w:ins w:id="51" w:author="Thomas Young" w:date="2014-02-15T10:31:00Z">
        <w:r>
          <w:t>Temperament</w:t>
        </w:r>
      </w:ins>
    </w:p>
    <w:p w14:paraId="0AE9FB27" w14:textId="5F569DA3" w:rsidR="00670A82" w:rsidRDefault="00670A82" w:rsidP="00670A82">
      <w:pPr>
        <w:pStyle w:val="ListParagraph"/>
        <w:numPr>
          <w:ilvl w:val="1"/>
          <w:numId w:val="2"/>
        </w:numPr>
        <w:rPr>
          <w:ins w:id="52" w:author="Thomas Young" w:date="2014-02-15T14:31:00Z"/>
        </w:rPr>
      </w:pPr>
      <w:ins w:id="53" w:author="Thomas Young" w:date="2014-02-15T10:27:00Z">
        <w:r>
          <w:t>“</w:t>
        </w:r>
      </w:ins>
      <w:ins w:id="54" w:author="Thomas Young" w:date="2014-02-15T10:32:00Z">
        <w:r w:rsidR="00EC46B2">
          <w:t>Offense</w:t>
        </w:r>
      </w:ins>
    </w:p>
    <w:p w14:paraId="52AF5EB5" w14:textId="77777777" w:rsidR="00241C14" w:rsidRDefault="00241C14" w:rsidP="00E82015">
      <w:pPr>
        <w:pStyle w:val="ListParagraph"/>
        <w:numPr>
          <w:ilvl w:val="1"/>
          <w:numId w:val="2"/>
        </w:numPr>
        <w:rPr>
          <w:ins w:id="55" w:author="Thomas Young" w:date="2014-02-15T10:32:00Z"/>
        </w:rPr>
      </w:pPr>
    </w:p>
    <w:p w14:paraId="058F9369" w14:textId="5A6107A2" w:rsidR="00EC46B2" w:rsidRPr="002F0C48" w:rsidRDefault="00EC46B2" w:rsidP="00EC46B2">
      <w:pPr>
        <w:pStyle w:val="ListParagraph"/>
        <w:numPr>
          <w:ilvl w:val="0"/>
          <w:numId w:val="2"/>
        </w:numPr>
        <w:rPr>
          <w:ins w:id="56" w:author="Thomas Young" w:date="2014-02-15T10:33:00Z"/>
        </w:rPr>
      </w:pPr>
      <w:ins w:id="57" w:author="Thomas Young" w:date="2014-02-15T10:33:00Z">
        <w:r>
          <w:t>Acting right</w:t>
        </w:r>
      </w:ins>
    </w:p>
    <w:p w14:paraId="7016DEB6" w14:textId="7B278E2C" w:rsidR="00EC46B2" w:rsidRDefault="00EC46B2" w:rsidP="00EC46B2">
      <w:pPr>
        <w:pStyle w:val="ListParagraph"/>
        <w:numPr>
          <w:ilvl w:val="1"/>
          <w:numId w:val="2"/>
        </w:numPr>
        <w:rPr>
          <w:ins w:id="58" w:author="Thomas Young" w:date="2014-02-15T10:33:00Z"/>
        </w:rPr>
      </w:pPr>
      <w:ins w:id="59" w:author="Thomas Young" w:date="2014-02-15T10:33:00Z">
        <w:r>
          <w:t>Selfish Ambition</w:t>
        </w:r>
      </w:ins>
      <w:ins w:id="60" w:author="Thomas Young" w:date="2014-02-15T10:35:00Z">
        <w:r>
          <w:t xml:space="preserve">: </w:t>
        </w:r>
        <w:r w:rsidRPr="00241C14">
          <w:t>Absalom VS Jonathan</w:t>
        </w:r>
      </w:ins>
    </w:p>
    <w:p w14:paraId="386AD578" w14:textId="4367B7CB" w:rsidR="00EC46B2" w:rsidRDefault="00EC46B2" w:rsidP="00EC46B2">
      <w:pPr>
        <w:pStyle w:val="ListParagraph"/>
        <w:numPr>
          <w:ilvl w:val="1"/>
          <w:numId w:val="2"/>
        </w:numPr>
        <w:rPr>
          <w:ins w:id="61" w:author="Thomas Young" w:date="2014-02-15T10:33:00Z"/>
        </w:rPr>
      </w:pPr>
      <w:ins w:id="62" w:author="Thomas Young" w:date="2014-02-15T10:33:00Z">
        <w:r>
          <w:t>Making Monuments</w:t>
        </w:r>
      </w:ins>
      <w:ins w:id="63" w:author="Thomas Young" w:date="2014-02-15T10:35:00Z">
        <w:r>
          <w:t xml:space="preserve">: </w:t>
        </w:r>
      </w:ins>
      <w:ins w:id="64" w:author="Thomas Young" w:date="2014-02-15T10:36:00Z">
        <w:r w:rsidRPr="00241C14">
          <w:t>Saul VS David</w:t>
        </w:r>
      </w:ins>
    </w:p>
    <w:p w14:paraId="758C1F0D" w14:textId="1B79A4EF" w:rsidR="00EC46B2" w:rsidRPr="002F0C48" w:rsidRDefault="00EC46B2" w:rsidP="00EC46B2">
      <w:pPr>
        <w:pStyle w:val="ListParagraph"/>
        <w:numPr>
          <w:ilvl w:val="1"/>
          <w:numId w:val="2"/>
        </w:numPr>
        <w:rPr>
          <w:ins w:id="65" w:author="Thomas Young" w:date="2014-02-15T10:33:00Z"/>
        </w:rPr>
      </w:pPr>
      <w:ins w:id="66" w:author="Thomas Young" w:date="2014-02-15T10:34:00Z">
        <w:r>
          <w:t>What to Fight for</w:t>
        </w:r>
      </w:ins>
      <w:ins w:id="67" w:author="Thomas Young" w:date="2014-02-15T10:36:00Z">
        <w:r>
          <w:t xml:space="preserve">: </w:t>
        </w:r>
        <w:r w:rsidRPr="00241C14">
          <w:t>Jezebel Vs Ruth</w:t>
        </w:r>
      </w:ins>
    </w:p>
    <w:p w14:paraId="18EA5C92" w14:textId="61CF3DDD" w:rsidR="00EC46B2" w:rsidRDefault="00EC46B2" w:rsidP="00EC46B2">
      <w:pPr>
        <w:pStyle w:val="ListParagraph"/>
        <w:numPr>
          <w:ilvl w:val="1"/>
          <w:numId w:val="2"/>
        </w:numPr>
        <w:rPr>
          <w:ins w:id="68" w:author="Thomas Young" w:date="2014-02-15T10:27:00Z"/>
        </w:rPr>
      </w:pPr>
      <w:ins w:id="69" w:author="Thomas Young" w:date="2014-02-15T10:33:00Z">
        <w:r>
          <w:t>How to Take Charge</w:t>
        </w:r>
      </w:ins>
      <w:ins w:id="70" w:author="Thomas Young" w:date="2014-02-15T10:36:00Z">
        <w:r>
          <w:t>: Jesus VS Satan</w:t>
        </w:r>
      </w:ins>
    </w:p>
    <w:p w14:paraId="08478D68" w14:textId="77777777" w:rsidR="00A070D1" w:rsidRPr="002F0C48" w:rsidRDefault="00A070D1" w:rsidP="002F0C48">
      <w:r w:rsidRPr="002F0C48">
        <w:br w:type="page"/>
      </w:r>
    </w:p>
    <w:p w14:paraId="305C2AF2" w14:textId="482B6423" w:rsidR="007436DA" w:rsidRPr="002F0C48" w:rsidRDefault="00A070D1" w:rsidP="002F0C48">
      <w:r w:rsidRPr="002F0C48">
        <w:lastRenderedPageBreak/>
        <w:t xml:space="preserve">As a young Christian, I did my best to fall in line with the </w:t>
      </w:r>
      <w:commentRangeStart w:id="71"/>
      <w:r w:rsidRPr="002F0C48">
        <w:t xml:space="preserve">holiness background </w:t>
      </w:r>
      <w:commentRangeEnd w:id="71"/>
      <w:r w:rsidR="005B07E4" w:rsidRPr="002F0C48">
        <w:rPr>
          <w:rStyle w:val="CommentReference"/>
          <w:sz w:val="24"/>
          <w:szCs w:val="24"/>
        </w:rPr>
        <w:commentReference w:id="71"/>
      </w:r>
      <w:r w:rsidRPr="002F0C48">
        <w:t>of the men of God to which I was called. Our church heard sermons and testimonies about not criticizing or finding fault and</w:t>
      </w:r>
      <w:ins w:id="72" w:author="Elizabet Doss" w:date="2014-02-14T08:50:00Z">
        <w:r w:rsidR="006749AD">
          <w:t>,</w:t>
        </w:r>
      </w:ins>
      <w:r w:rsidRPr="002F0C48">
        <w:t xml:space="preserve"> yet</w:t>
      </w:r>
      <w:ins w:id="73" w:author="Elizabet Doss" w:date="2014-02-14T08:50:00Z">
        <w:r w:rsidR="006749AD">
          <w:t>,</w:t>
        </w:r>
      </w:ins>
      <w:r w:rsidRPr="002F0C48">
        <w:t xml:space="preserve"> </w:t>
      </w:r>
      <w:r w:rsidR="00201F90" w:rsidRPr="002F0C48">
        <w:t>I</w:t>
      </w:r>
      <w:r w:rsidRPr="002F0C48">
        <w:t xml:space="preserve"> felt bad because </w:t>
      </w:r>
      <w:r w:rsidR="00201F90" w:rsidRPr="002F0C48">
        <w:t>I</w:t>
      </w:r>
      <w:r w:rsidRPr="002F0C48">
        <w:t xml:space="preserve"> could never </w:t>
      </w:r>
      <w:r w:rsidR="00201F90" w:rsidRPr="002F0C48">
        <w:t xml:space="preserve">seem to </w:t>
      </w:r>
      <w:r w:rsidRPr="002F0C48">
        <w:t xml:space="preserve">attain these things. A seemingly impossible list kept unrolling before </w:t>
      </w:r>
      <w:r w:rsidR="00201F90" w:rsidRPr="002F0C48">
        <w:t>me</w:t>
      </w:r>
      <w:r w:rsidRPr="002F0C48">
        <w:t xml:space="preserve"> of attributes of the carnal heart and then an even longer list of the attributes of the spiritual heart. </w:t>
      </w:r>
      <w:r w:rsidR="00201F90" w:rsidRPr="002F0C48">
        <w:t>I</w:t>
      </w:r>
      <w:r w:rsidRPr="002F0C48">
        <w:t xml:space="preserve"> knew </w:t>
      </w:r>
      <w:r w:rsidR="00201F90" w:rsidRPr="002F0C48">
        <w:t xml:space="preserve">my </w:t>
      </w:r>
      <w:r w:rsidR="007436DA" w:rsidRPr="002F0C48">
        <w:t>heart</w:t>
      </w:r>
      <w:r w:rsidRPr="002F0C48">
        <w:t xml:space="preserve">. </w:t>
      </w:r>
      <w:r w:rsidR="00201F90" w:rsidRPr="002F0C48">
        <w:t>I</w:t>
      </w:r>
      <w:r w:rsidRPr="002F0C48">
        <w:t xml:space="preserve"> knew where </w:t>
      </w:r>
      <w:r w:rsidR="00201F90" w:rsidRPr="002F0C48">
        <w:t>my</w:t>
      </w:r>
      <w:r w:rsidR="007436DA" w:rsidRPr="002F0C48">
        <w:t xml:space="preserve"> </w:t>
      </w:r>
      <w:r w:rsidR="00DC2E5F" w:rsidRPr="002F0C48">
        <w:t>failures</w:t>
      </w:r>
      <w:r w:rsidRPr="002F0C48">
        <w:t xml:space="preserve"> were </w:t>
      </w:r>
      <w:r w:rsidR="007436DA" w:rsidRPr="002F0C48">
        <w:t xml:space="preserve">consistently </w:t>
      </w:r>
      <w:r w:rsidRPr="002F0C48">
        <w:t xml:space="preserve">made. It ended with </w:t>
      </w:r>
      <w:r w:rsidR="00201F90" w:rsidRPr="002F0C48">
        <w:t>me</w:t>
      </w:r>
      <w:r w:rsidRPr="002F0C48">
        <w:t xml:space="preserve"> guilty for constantly falling short. </w:t>
      </w:r>
      <w:r w:rsidR="00881A77">
        <w:t xml:space="preserve"> It was amazing in such a message of Good News… It left me discouraged.</w:t>
      </w:r>
    </w:p>
    <w:p w14:paraId="1E74EEE2" w14:textId="77777777" w:rsidR="007436DA" w:rsidRPr="002F0C48" w:rsidRDefault="007436DA" w:rsidP="002F0C48"/>
    <w:p w14:paraId="3C088D46" w14:textId="43AD6E81" w:rsidR="00A070D1" w:rsidRPr="002F0C48" w:rsidRDefault="00201F90" w:rsidP="002F0C48">
      <w:r w:rsidRPr="002F0C48">
        <w:t>I</w:t>
      </w:r>
      <w:r w:rsidR="00A070D1" w:rsidRPr="002F0C48">
        <w:t xml:space="preserve"> d</w:t>
      </w:r>
      <w:r w:rsidRPr="002F0C48">
        <w:t xml:space="preserve">esired to be led </w:t>
      </w:r>
      <w:r w:rsidR="00DC2E5F" w:rsidRPr="002F0C48">
        <w:t>by God</w:t>
      </w:r>
      <w:r w:rsidR="007436DA" w:rsidRPr="002F0C48">
        <w:t xml:space="preserve"> </w:t>
      </w:r>
      <w:r w:rsidRPr="002F0C48">
        <w:t xml:space="preserve">and to be </w:t>
      </w:r>
      <w:r w:rsidR="007436DA" w:rsidRPr="002F0C48">
        <w:t xml:space="preserve">a </w:t>
      </w:r>
      <w:r w:rsidRPr="002F0C48">
        <w:t>holy</w:t>
      </w:r>
      <w:r w:rsidR="007436DA" w:rsidRPr="002F0C48">
        <w:t xml:space="preserve"> man</w:t>
      </w:r>
      <w:r w:rsidRPr="002F0C48">
        <w:t>.</w:t>
      </w:r>
      <w:r w:rsidR="00A070D1" w:rsidRPr="002F0C48">
        <w:t xml:space="preserve"> </w:t>
      </w:r>
      <w:r w:rsidRPr="002F0C48">
        <w:t>Y</w:t>
      </w:r>
      <w:r w:rsidR="00A070D1" w:rsidRPr="002F0C48">
        <w:t>et</w:t>
      </w:r>
      <w:r w:rsidRPr="002F0C48">
        <w:t>,</w:t>
      </w:r>
      <w:r w:rsidR="00A070D1" w:rsidRPr="002F0C48">
        <w:t xml:space="preserve"> </w:t>
      </w:r>
      <w:r w:rsidRPr="002F0C48">
        <w:t xml:space="preserve">I </w:t>
      </w:r>
      <w:r w:rsidR="00A070D1" w:rsidRPr="002F0C48">
        <w:t xml:space="preserve">constantly come across these moments where </w:t>
      </w:r>
      <w:r w:rsidRPr="002F0C48">
        <w:t xml:space="preserve">I perceived I </w:t>
      </w:r>
      <w:r w:rsidR="00A070D1" w:rsidRPr="002F0C48">
        <w:t xml:space="preserve">hadn’t really gained any ground. </w:t>
      </w:r>
      <w:r w:rsidRPr="002F0C48">
        <w:t>I</w:t>
      </w:r>
      <w:r w:rsidR="00A070D1" w:rsidRPr="002F0C48">
        <w:t xml:space="preserve"> </w:t>
      </w:r>
      <w:ins w:id="74" w:author="Elizabet Doss" w:date="2014-02-14T08:50:00Z">
        <w:r w:rsidR="006749AD">
          <w:t xml:space="preserve">would </w:t>
        </w:r>
      </w:ins>
      <w:r w:rsidR="00A070D1" w:rsidRPr="002F0C48">
        <w:t>go back and do</w:t>
      </w:r>
      <w:r w:rsidR="007436DA" w:rsidRPr="002F0C48">
        <w:t xml:space="preserve"> the first works of repentance,. Yet I fe</w:t>
      </w:r>
      <w:r w:rsidR="00A070D1" w:rsidRPr="002F0C48">
        <w:t>l</w:t>
      </w:r>
      <w:r w:rsidR="007436DA" w:rsidRPr="002F0C48">
        <w:t>t</w:t>
      </w:r>
      <w:r w:rsidR="00A070D1" w:rsidRPr="002F0C48">
        <w:t xml:space="preserve"> like </w:t>
      </w:r>
      <w:r w:rsidRPr="002F0C48">
        <w:t>I</w:t>
      </w:r>
      <w:r w:rsidR="00A070D1" w:rsidRPr="002F0C48">
        <w:t xml:space="preserve"> hadn’t gotten anywhere. </w:t>
      </w:r>
      <w:r w:rsidR="007436DA" w:rsidRPr="002F0C48">
        <w:t>The holiness</w:t>
      </w:r>
      <w:r w:rsidR="00A070D1" w:rsidRPr="002F0C48">
        <w:t xml:space="preserve"> teachings were not in error, but because I couldn’t get past my guilt, I ju</w:t>
      </w:r>
      <w:r w:rsidRPr="002F0C48">
        <w:t>st couldn’t get there</w:t>
      </w:r>
      <w:r w:rsidR="007436DA" w:rsidRPr="002F0C48">
        <w:t xml:space="preserve"> to the victory I knew that was God’s intent</w:t>
      </w:r>
      <w:r w:rsidRPr="002F0C48">
        <w:t>. </w:t>
      </w:r>
    </w:p>
    <w:p w14:paraId="0C5A5AA0" w14:textId="77777777" w:rsidR="00201F90" w:rsidRPr="002F0C48" w:rsidRDefault="00201F90" w:rsidP="002F0C48"/>
    <w:p w14:paraId="015364B3" w14:textId="1C296FB9" w:rsidR="00A070D1" w:rsidRPr="002F0C48" w:rsidRDefault="00201F90" w:rsidP="002F0C48">
      <w:r w:rsidRPr="002F0C48">
        <w:t>My release</w:t>
      </w:r>
      <w:ins w:id="75" w:author="Elizabet Doss" w:date="2014-02-14T08:52:00Z">
        <w:r w:rsidR="006749AD">
          <w:t>,</w:t>
        </w:r>
      </w:ins>
      <w:r w:rsidRPr="002F0C48">
        <w:t xml:space="preserve"> from this prison </w:t>
      </w:r>
      <w:r w:rsidR="007436DA" w:rsidRPr="002F0C48">
        <w:t>of guilt</w:t>
      </w:r>
      <w:ins w:id="76" w:author="Elizabet Doss" w:date="2014-02-14T08:52:00Z">
        <w:r w:rsidR="006749AD">
          <w:t>,</w:t>
        </w:r>
      </w:ins>
      <w:r w:rsidR="007436DA" w:rsidRPr="002F0C48">
        <w:t xml:space="preserve"> </w:t>
      </w:r>
      <w:r w:rsidR="00A070D1" w:rsidRPr="002F0C48">
        <w:t xml:space="preserve">began </w:t>
      </w:r>
      <w:r w:rsidRPr="002F0C48">
        <w:t xml:space="preserve">one late night shift at the </w:t>
      </w:r>
      <w:r w:rsidR="007436DA" w:rsidRPr="002F0C48">
        <w:t xml:space="preserve">chemical </w:t>
      </w:r>
      <w:r w:rsidRPr="002F0C48">
        <w:t>plant</w:t>
      </w:r>
      <w:r w:rsidR="007436DA" w:rsidRPr="002F0C48">
        <w:t xml:space="preserve"> where I worked. I had come across one book on my shelf I had never read and had actually avoided.  I took it to work that night. It was </w:t>
      </w:r>
      <w:r w:rsidRPr="002F0C48">
        <w:t>abou</w:t>
      </w:r>
      <w:r w:rsidR="007436DA" w:rsidRPr="002F0C48">
        <w:t xml:space="preserve">t three o’clock in the morning. </w:t>
      </w:r>
      <w:r w:rsidRPr="002F0C48">
        <w:t xml:space="preserve">I took a </w:t>
      </w:r>
      <w:r w:rsidR="007436DA" w:rsidRPr="002F0C48">
        <w:t>thirty-minute</w:t>
      </w:r>
      <w:r w:rsidRPr="002F0C48">
        <w:t xml:space="preserve"> break at the professional lab where I was working. I often read in those late night breaks. </w:t>
      </w:r>
      <w:r w:rsidR="007436DA" w:rsidRPr="002F0C48">
        <w:t xml:space="preserve">As I read this book, </w:t>
      </w:r>
      <w:r w:rsidR="00A070D1" w:rsidRPr="002F0C48">
        <w:t>Watchman Nee began to talk</w:t>
      </w:r>
      <w:r w:rsidR="007436DA" w:rsidRPr="002F0C48">
        <w:t xml:space="preserve"> to me</w:t>
      </w:r>
      <w:r w:rsidR="00A070D1" w:rsidRPr="002F0C48">
        <w:t xml:space="preserve"> about how the blood deals with our sins, and how the cross deals with our sin nature.  (The Normal Christian Life, p.25, para.3) </w:t>
      </w:r>
    </w:p>
    <w:p w14:paraId="774ADFD2" w14:textId="77777777" w:rsidR="00A070D1" w:rsidRPr="002F0C48" w:rsidRDefault="00A070D1" w:rsidP="002F0C48"/>
    <w:p w14:paraId="0E796F5C" w14:textId="0C7D6CA4" w:rsidR="00A070D1" w:rsidRPr="002F0C48" w:rsidRDefault="00A070D1" w:rsidP="002F0C48">
      <w:r w:rsidRPr="002F0C48">
        <w:t xml:space="preserve">Now, I had heard of the blood sacrifice since I was first saved. I had sung of the </w:t>
      </w:r>
      <w:ins w:id="77" w:author="Elizabet Doss" w:date="2014-02-14T08:52:00Z">
        <w:r w:rsidR="006749AD">
          <w:t>“</w:t>
        </w:r>
      </w:ins>
      <w:r w:rsidRPr="002F0C48">
        <w:t>crimson flow.</w:t>
      </w:r>
      <w:ins w:id="78" w:author="Elizabet Doss" w:date="2014-02-14T08:52:00Z">
        <w:r w:rsidR="006749AD">
          <w:t>”</w:t>
        </w:r>
      </w:ins>
      <w:r w:rsidRPr="002F0C48">
        <w:t xml:space="preserve"> </w:t>
      </w:r>
      <w:r w:rsidR="007436DA" w:rsidRPr="002F0C48">
        <w:t xml:space="preserve">I had actually taught about the Passover and the </w:t>
      </w:r>
      <w:ins w:id="79" w:author="Elizabet Doss" w:date="2014-02-14T08:56:00Z">
        <w:r w:rsidR="006749AD">
          <w:t>B</w:t>
        </w:r>
      </w:ins>
      <w:r w:rsidR="007436DA" w:rsidRPr="002F0C48">
        <w:t xml:space="preserve">lood atonement. </w:t>
      </w:r>
      <w:r w:rsidRPr="002F0C48">
        <w:t xml:space="preserve">However that night, I realized that I needed to believe in the </w:t>
      </w:r>
      <w:r w:rsidR="00B564AA" w:rsidRPr="002F0C48">
        <w:t xml:space="preserve">power </w:t>
      </w:r>
      <w:ins w:id="80" w:author="Elizabet Doss" w:date="2014-02-14T08:53:00Z">
        <w:r w:rsidR="006749AD">
          <w:t xml:space="preserve">that was </w:t>
        </w:r>
      </w:ins>
      <w:r w:rsidR="00B564AA" w:rsidRPr="002F0C48">
        <w:t xml:space="preserve">in the </w:t>
      </w:r>
      <w:ins w:id="81" w:author="Elizabet Doss" w:date="2014-02-14T08:56:00Z">
        <w:r w:rsidR="006749AD">
          <w:t>B</w:t>
        </w:r>
      </w:ins>
      <w:r w:rsidRPr="002F0C48">
        <w:t xml:space="preserve">lood </w:t>
      </w:r>
      <w:r w:rsidR="00B564AA" w:rsidRPr="002F0C48">
        <w:t xml:space="preserve">of Christ </w:t>
      </w:r>
      <w:r w:rsidRPr="002F0C48">
        <w:t>for my sins to be forgiven</w:t>
      </w:r>
      <w:ins w:id="82" w:author="Elizabet Doss" w:date="2014-02-14T08:53:00Z">
        <w:r w:rsidR="006749AD">
          <w:t>. I needed to believe it</w:t>
        </w:r>
      </w:ins>
      <w:r w:rsidR="00201F90" w:rsidRPr="002F0C48">
        <w:t xml:space="preserve"> deeper than I have ever had</w:t>
      </w:r>
      <w:r w:rsidRPr="002F0C48">
        <w:t>.  I read the chapter</w:t>
      </w:r>
      <w:ins w:id="83" w:author="Elizabet Doss" w:date="2014-02-14T08:56:00Z">
        <w:r w:rsidR="006749AD">
          <w:t>,</w:t>
        </w:r>
      </w:ins>
      <w:r w:rsidRPr="002F0C48">
        <w:t xml:space="preserve"> </w:t>
      </w:r>
      <w:r w:rsidR="00B564AA" w:rsidRPr="002F0C48">
        <w:t xml:space="preserve">in this book </w:t>
      </w:r>
      <w:r w:rsidRPr="002F0C48">
        <w:t xml:space="preserve">on being forgiven by the </w:t>
      </w:r>
      <w:ins w:id="84" w:author="Elizabet Doss" w:date="2014-02-14T08:56:00Z">
        <w:r w:rsidR="006749AD">
          <w:t>B</w:t>
        </w:r>
      </w:ins>
      <w:r w:rsidRPr="002F0C48">
        <w:t>lood</w:t>
      </w:r>
      <w:ins w:id="85" w:author="Elizabet Doss" w:date="2014-02-14T08:56:00Z">
        <w:r w:rsidR="006749AD">
          <w:t>,</w:t>
        </w:r>
      </w:ins>
      <w:r w:rsidRPr="002F0C48">
        <w:t xml:space="preserve"> over and over.  It said</w:t>
      </w:r>
      <w:r w:rsidR="00201F90" w:rsidRPr="002F0C48">
        <w:t>,</w:t>
      </w:r>
      <w:r w:rsidRPr="002F0C48">
        <w:t xml:space="preserve"> </w:t>
      </w:r>
      <w:r w:rsidR="00201F90" w:rsidRPr="002F0C48">
        <w:t>“</w:t>
      </w:r>
      <w:r w:rsidRPr="002F0C48">
        <w:t>if you are guilty then you’ve not been forgiven.</w:t>
      </w:r>
      <w:r w:rsidR="00201F90" w:rsidRPr="002F0C48">
        <w:t>”</w:t>
      </w:r>
      <w:r w:rsidRPr="002F0C48">
        <w:t xml:space="preserve">  Of course, this just made me feel </w:t>
      </w:r>
      <w:r w:rsidR="00B564AA" w:rsidRPr="002F0C48">
        <w:t xml:space="preserve">the </w:t>
      </w:r>
      <w:r w:rsidR="00201F90" w:rsidRPr="002F0C48">
        <w:t>guilt all the more</w:t>
      </w:r>
      <w:r w:rsidRPr="002F0C48">
        <w:t>.  Then I heard the enemy say to me, “Y</w:t>
      </w:r>
      <w:r w:rsidR="00201F90" w:rsidRPr="002F0C48">
        <w:t>ou’ve never been a Christian! Y</w:t>
      </w:r>
      <w:r w:rsidRPr="002F0C48">
        <w:t>ou</w:t>
      </w:r>
      <w:r w:rsidR="00201F90" w:rsidRPr="002F0C48">
        <w:t xml:space="preserve"> wi</w:t>
      </w:r>
      <w:r w:rsidRPr="002F0C48">
        <w:t xml:space="preserve">ll never be good enough.”  </w:t>
      </w:r>
    </w:p>
    <w:p w14:paraId="63B1C302" w14:textId="77777777" w:rsidR="00A070D1" w:rsidRPr="002F0C48" w:rsidRDefault="00A070D1" w:rsidP="002F0C48"/>
    <w:p w14:paraId="43801B49" w14:textId="42BD92DD" w:rsidR="006749AD" w:rsidRDefault="00A070D1" w:rsidP="002F0C48">
      <w:pPr>
        <w:rPr>
          <w:ins w:id="86" w:author="Elizabet Doss" w:date="2014-02-14T08:58:00Z"/>
        </w:rPr>
      </w:pPr>
      <w:r w:rsidRPr="002F0C48">
        <w:t>Early in my Christian experience</w:t>
      </w:r>
      <w:ins w:id="87" w:author="Elizabet Doss" w:date="2014-02-14T08:56:00Z">
        <w:r w:rsidR="006749AD">
          <w:t>,</w:t>
        </w:r>
      </w:ins>
      <w:r w:rsidRPr="002F0C48">
        <w:t xml:space="preserve"> I latched on to 1 John 1:9</w:t>
      </w:r>
      <w:ins w:id="88" w:author="Elizabet Doss" w:date="2014-02-14T08:58:00Z">
        <w:r w:rsidR="006749AD">
          <w:t>:</w:t>
        </w:r>
      </w:ins>
    </w:p>
    <w:p w14:paraId="1B1A3289" w14:textId="7DB80677" w:rsidR="006749AD" w:rsidRDefault="006749AD" w:rsidP="002F0C48">
      <w:pPr>
        <w:rPr>
          <w:ins w:id="89" w:author="Elizabet Doss" w:date="2014-02-14T08:58:00Z"/>
        </w:rPr>
      </w:pPr>
    </w:p>
    <w:p w14:paraId="51579434" w14:textId="3E17BC76" w:rsidR="006749AD" w:rsidRDefault="006749AD" w:rsidP="002F0C48">
      <w:pPr>
        <w:rPr>
          <w:ins w:id="90" w:author="Elizabet Doss" w:date="2014-02-14T08:58:00Z"/>
          <w:rFonts w:ascii="Verdana" w:hAnsi="Verdana" w:cs="Verdana"/>
          <w:sz w:val="32"/>
          <w:szCs w:val="32"/>
        </w:rPr>
      </w:pPr>
      <w:ins w:id="91" w:author="Elizabet Doss" w:date="2014-02-14T08:57:00Z">
        <w:r>
          <w:t>“</w:t>
        </w:r>
      </w:ins>
      <w:ins w:id="92" w:author="Elizabet Doss" w:date="2014-02-14T08:58:00Z">
        <w:r w:rsidRPr="004525F5">
          <w:t>If we confess our sins, He is faithful and just to forgive us our sins and to cleanse us from all unrighteousness.”</w:t>
        </w:r>
        <w:r>
          <w:rPr>
            <w:rFonts w:ascii="Verdana" w:hAnsi="Verdana" w:cs="Verdana"/>
            <w:sz w:val="32"/>
            <w:szCs w:val="32"/>
          </w:rPr>
          <w:t xml:space="preserve"> </w:t>
        </w:r>
        <w:r w:rsidRPr="004525F5">
          <w:t>(NKJV)</w:t>
        </w:r>
      </w:ins>
    </w:p>
    <w:p w14:paraId="770CDCD0" w14:textId="77777777" w:rsidR="006749AD" w:rsidRDefault="006749AD" w:rsidP="002F0C48">
      <w:pPr>
        <w:rPr>
          <w:ins w:id="93" w:author="Elizabet Doss" w:date="2014-02-14T08:58:00Z"/>
          <w:rFonts w:ascii="Verdana" w:hAnsi="Verdana" w:cs="Verdana"/>
          <w:sz w:val="32"/>
          <w:szCs w:val="32"/>
        </w:rPr>
      </w:pPr>
    </w:p>
    <w:p w14:paraId="35931279" w14:textId="16B3D5A9" w:rsidR="00A070D1" w:rsidRPr="002F0C48" w:rsidRDefault="00A070D1" w:rsidP="002F0C48">
      <w:r w:rsidRPr="002F0C48">
        <w:t xml:space="preserve">I would use this Word to combat the voice telling me that I </w:t>
      </w:r>
      <w:ins w:id="94" w:author="Elizabet Doss" w:date="2014-02-14T08:56:00Z">
        <w:r w:rsidR="006749AD">
          <w:t>was</w:t>
        </w:r>
        <w:r w:rsidR="006749AD" w:rsidRPr="002F0C48">
          <w:t xml:space="preserve"> </w:t>
        </w:r>
      </w:ins>
      <w:r w:rsidRPr="002F0C48">
        <w:t xml:space="preserve">not saved.  </w:t>
      </w:r>
      <w:ins w:id="95" w:author="Elizabet Doss" w:date="2014-02-14T09:02:00Z">
        <w:r w:rsidR="00455540">
          <w:t>(</w:t>
        </w:r>
      </w:ins>
      <w:ins w:id="96" w:author="Elizabet Doss" w:date="2014-02-14T09:00:00Z">
        <w:r w:rsidR="00455540">
          <w:t>Of course, I had never heard this accusation of not being saved until after I gave my heart to Jesus. Why would the enemy bother accusing me?</w:t>
        </w:r>
      </w:ins>
      <w:ins w:id="97" w:author="Elizabet Doss" w:date="2014-02-14T09:02:00Z">
        <w:r w:rsidR="00455540">
          <w:t xml:space="preserve">) </w:t>
        </w:r>
      </w:ins>
      <w:ins w:id="98" w:author="Elizabet Doss" w:date="2014-02-14T08:58:00Z">
        <w:r w:rsidR="006749AD">
          <w:t xml:space="preserve">I would pray it aloud: </w:t>
        </w:r>
      </w:ins>
      <w:ins w:id="99" w:author="Elizabet Doss" w:date="2014-02-14T08:59:00Z">
        <w:r w:rsidR="00455540">
          <w:t>“Jesus, Y</w:t>
        </w:r>
        <w:r w:rsidR="006749AD">
          <w:t xml:space="preserve">ou </w:t>
        </w:r>
        <w:r w:rsidR="00455540">
          <w:t>said that if I confess my sin, Y</w:t>
        </w:r>
        <w:r w:rsidR="006749AD">
          <w:t>ou will forgive me and cleanse me</w:t>
        </w:r>
        <w:r w:rsidR="00455540">
          <w:t xml:space="preserve"> from all unrighteousness.” </w:t>
        </w:r>
      </w:ins>
      <w:r w:rsidRPr="002F0C48">
        <w:t>I ha</w:t>
      </w:r>
      <w:r w:rsidR="00201F90" w:rsidRPr="002F0C48">
        <w:t>ve a</w:t>
      </w:r>
      <w:ins w:id="100" w:author="Elizabet Doss" w:date="2014-02-14T08:56:00Z">
        <w:r w:rsidR="006749AD">
          <w:t>n</w:t>
        </w:r>
      </w:ins>
      <w:r w:rsidR="00201F90" w:rsidRPr="002F0C48">
        <w:t xml:space="preserve"> interesting sense of humor. </w:t>
      </w:r>
      <w:ins w:id="101" w:author="Elizabet Doss" w:date="2014-02-14T09:29:00Z">
        <w:r w:rsidR="00455540">
          <w:t xml:space="preserve">After I prayed this prayer, </w:t>
        </w:r>
      </w:ins>
      <w:r w:rsidRPr="002F0C48">
        <w:t>I would say, “</w:t>
      </w:r>
      <w:ins w:id="102" w:author="Elizabet Doss" w:date="2014-02-14T09:29:00Z">
        <w:r w:rsidR="00455540">
          <w:t xml:space="preserve">Well, </w:t>
        </w:r>
      </w:ins>
      <w:r w:rsidRPr="002F0C48">
        <w:t>Devil, if I wasn’t saved then, I am now.”  So</w:t>
      </w:r>
      <w:ins w:id="103" w:author="Elizabet Doss" w:date="2014-02-14T09:03:00Z">
        <w:r w:rsidR="00455540">
          <w:t>,</w:t>
        </w:r>
      </w:ins>
      <w:r w:rsidRPr="002F0C48">
        <w:t xml:space="preserve"> on some level</w:t>
      </w:r>
      <w:ins w:id="104" w:author="Elizabet Doss" w:date="2014-02-14T09:03:00Z">
        <w:r w:rsidR="00455540">
          <w:t>,</w:t>
        </w:r>
      </w:ins>
      <w:r w:rsidRPr="002F0C48">
        <w:t xml:space="preserve"> I knew this truth. I knew that the </w:t>
      </w:r>
      <w:ins w:id="105" w:author="Elizabet Doss" w:date="2014-02-14T09:29:00Z">
        <w:r w:rsidR="00455540">
          <w:t>B</w:t>
        </w:r>
      </w:ins>
      <w:r w:rsidRPr="002F0C48">
        <w:t xml:space="preserve">lood would allow God to move to forgive me of my sin. I had never realized that guilt could separate me from God as surely as unforgiven sin.  </w:t>
      </w:r>
      <w:r w:rsidR="00881A77" w:rsidRPr="002F0C48">
        <w:t>I was desperate! So I kept reading it again and again. </w:t>
      </w:r>
    </w:p>
    <w:p w14:paraId="66387144" w14:textId="77777777" w:rsidR="00A070D1" w:rsidRPr="002F0C48" w:rsidRDefault="00A070D1" w:rsidP="002F0C48"/>
    <w:p w14:paraId="1E5E1838" w14:textId="5B309534" w:rsidR="009F2BE6" w:rsidRPr="002F0C48" w:rsidRDefault="00A070D1" w:rsidP="002F0C48">
      <w:r w:rsidRPr="002F0C48">
        <w:t xml:space="preserve">In this wonderful book of Watchman Nee, </w:t>
      </w:r>
      <w:ins w:id="106" w:author="Elizabet Doss" w:date="2014-02-14T09:30:00Z">
        <w:r w:rsidR="001617B0">
          <w:t xml:space="preserve">he explained that </w:t>
        </w:r>
      </w:ins>
      <w:r w:rsidR="00201F90" w:rsidRPr="002F0C48">
        <w:t xml:space="preserve">believing </w:t>
      </w:r>
      <w:ins w:id="107" w:author="Elizabet Doss" w:date="2014-02-14T09:30:00Z">
        <w:r w:rsidR="001617B0">
          <w:t xml:space="preserve">in </w:t>
        </w:r>
      </w:ins>
      <w:r w:rsidR="00201F90" w:rsidRPr="002F0C48">
        <w:t xml:space="preserve">my personal </w:t>
      </w:r>
      <w:r w:rsidRPr="002F0C48">
        <w:t>guil</w:t>
      </w:r>
      <w:r w:rsidR="00201F90" w:rsidRPr="002F0C48">
        <w:t>t was the separating factor. The “faith in failure”</w:t>
      </w:r>
      <w:r w:rsidRPr="002F0C48">
        <w:t xml:space="preserve"> was </w:t>
      </w:r>
      <w:r w:rsidR="00201F90" w:rsidRPr="002F0C48">
        <w:t xml:space="preserve">what </w:t>
      </w:r>
      <w:r w:rsidRPr="002F0C48">
        <w:t>actually separated me from God.  If I didn’t believe God’s word to the point of my guilt being released, I was not believing to</w:t>
      </w:r>
      <w:r w:rsidR="00201F90" w:rsidRPr="002F0C48">
        <w:t xml:space="preserve"> the point of believing I was</w:t>
      </w:r>
      <w:r w:rsidRPr="002F0C48">
        <w:t xml:space="preserve"> forgiven.  I</w:t>
      </w:r>
      <w:r w:rsidR="00201F90" w:rsidRPr="002F0C48">
        <w:t xml:space="preserve"> </w:t>
      </w:r>
      <w:r w:rsidR="00881A77">
        <w:t xml:space="preserve">had </w:t>
      </w:r>
      <w:r w:rsidR="00201F90" w:rsidRPr="002F0C48">
        <w:t xml:space="preserve">prayed up to </w:t>
      </w:r>
      <w:r w:rsidR="009F2BE6" w:rsidRPr="002F0C48">
        <w:t xml:space="preserve">believing God was good! </w:t>
      </w:r>
      <w:r w:rsidR="00881A77">
        <w:t xml:space="preserve">I believed </w:t>
      </w:r>
      <w:r w:rsidR="009F2BE6" w:rsidRPr="002F0C48">
        <w:t xml:space="preserve">He </w:t>
      </w:r>
      <w:r w:rsidRPr="002F0C48">
        <w:t xml:space="preserve">could patch me up, but </w:t>
      </w:r>
      <w:r w:rsidR="009F2BE6" w:rsidRPr="002F0C48">
        <w:t>He</w:t>
      </w:r>
      <w:r w:rsidRPr="002F0C48">
        <w:t xml:space="preserve"> couldn’t </w:t>
      </w:r>
      <w:r w:rsidR="009F2BE6" w:rsidRPr="002F0C48">
        <w:t xml:space="preserve">(or wouldn’t) </w:t>
      </w:r>
      <w:r w:rsidRPr="002F0C48">
        <w:t xml:space="preserve">fix me.  </w:t>
      </w:r>
    </w:p>
    <w:p w14:paraId="1AD3E002" w14:textId="77777777" w:rsidR="009F2BE6" w:rsidRPr="002F0C48" w:rsidRDefault="009F2BE6" w:rsidP="002F0C48"/>
    <w:p w14:paraId="4D456107" w14:textId="77777777" w:rsidR="00A070D1" w:rsidRPr="002F0C48" w:rsidRDefault="00A070D1" w:rsidP="002F0C48">
      <w:r w:rsidRPr="002F0C48">
        <w:t>My mind began to swirl, as I realized that my blessed Savior had not only excused what I had done wrong, but given me a way of overcoming guilt with overwhelming peace.  There was a clear path for my faith to be exercised, so I c</w:t>
      </w:r>
      <w:r w:rsidR="009F2BE6" w:rsidRPr="002F0C48">
        <w:t>ould leave the land of wishing. I could exchange who I was, for who He is!</w:t>
      </w:r>
    </w:p>
    <w:p w14:paraId="79A81B23" w14:textId="77777777" w:rsidR="00A070D1" w:rsidRPr="002F0C48" w:rsidRDefault="00A070D1" w:rsidP="002F0C48"/>
    <w:p w14:paraId="41260680" w14:textId="26555FC5" w:rsidR="00A070D1" w:rsidRPr="002F0C48" w:rsidRDefault="001F5601" w:rsidP="002F0C48">
      <w:r w:rsidRPr="002F0C48">
        <w:t xml:space="preserve">We were all spiritually stillborn, with interior part that was designed to connect with God completely broken. Before our journey to Life can even start, a new process must start. </w:t>
      </w:r>
      <w:r w:rsidR="00881A77">
        <w:t xml:space="preserve"> As Jesus said in John 3:3, “</w:t>
      </w:r>
      <w:r w:rsidR="00881A77" w:rsidRPr="00881A77">
        <w:t>3 </w:t>
      </w:r>
      <w:r w:rsidR="00881A77" w:rsidRPr="00881A77">
        <w:rPr>
          <w:color w:val="FF0000"/>
        </w:rPr>
        <w:t>Jesus answered and said to him, “Most assuredly, I say to you, unless one is born again, he cannot see the kingdom of God</w:t>
      </w:r>
      <w:r w:rsidR="00881A77" w:rsidRPr="00881A77">
        <w:t>.”</w:t>
      </w:r>
      <w:r w:rsidR="00881A77">
        <w:t xml:space="preserve"> Think of it! Unless we are rightly related, there is very little we truly even perceive of God’s Kingdom!</w:t>
      </w:r>
    </w:p>
    <w:p w14:paraId="6AD42ED8" w14:textId="77777777" w:rsidR="00A070D1" w:rsidRPr="002F0C48" w:rsidRDefault="00A070D1" w:rsidP="002F0C48"/>
    <w:p w14:paraId="69160635" w14:textId="243D6793" w:rsidR="00A070D1" w:rsidRPr="002F0C48" w:rsidRDefault="00A070D1" w:rsidP="002F0C48">
      <w:r w:rsidRPr="002F0C48">
        <w:t xml:space="preserve">Before you have </w:t>
      </w:r>
      <w:r w:rsidR="001F5601" w:rsidRPr="002F0C48">
        <w:t>been</w:t>
      </w:r>
      <w:r w:rsidRPr="002F0C48">
        <w:t xml:space="preserve"> born from above, </w:t>
      </w:r>
      <w:r w:rsidRPr="002F0C48">
        <w:rPr>
          <w:b/>
        </w:rPr>
        <w:t>sin and godlessness is a fact</w:t>
      </w:r>
      <w:r w:rsidRPr="002F0C48">
        <w:t xml:space="preserve">. That may challenge you because this may make you feel judged. </w:t>
      </w:r>
      <w:r w:rsidR="001F5601" w:rsidRPr="002F0C48">
        <w:t xml:space="preserve"> The practical sense in this is an understanding that our natural mind, emotions or willpower have no place for God. However, if you </w:t>
      </w:r>
      <w:ins w:id="108" w:author="Elizabet Doss" w:date="2014-02-14T09:32:00Z">
        <w:r w:rsidR="001617B0">
          <w:t xml:space="preserve">are </w:t>
        </w:r>
      </w:ins>
      <w:r w:rsidR="001F5601" w:rsidRPr="002F0C48">
        <w:t>honest with y</w:t>
      </w:r>
      <w:r w:rsidR="002F0C48">
        <w:t>ourself, you would have to say; “I don’t know God.”, “It doesn’t make sense to me</w:t>
      </w:r>
      <w:ins w:id="109" w:author="Elizabet Doss" w:date="2014-02-14T09:32:00Z">
        <w:r w:rsidR="001617B0">
          <w:t>.</w:t>
        </w:r>
      </w:ins>
      <w:r w:rsidR="002F0C48">
        <w:t>”,</w:t>
      </w:r>
      <w:r w:rsidR="001F5601" w:rsidRPr="002F0C48">
        <w:t xml:space="preserve"> “</w:t>
      </w:r>
      <w:ins w:id="110" w:author="Elizabet Doss" w:date="2014-02-14T09:32:00Z">
        <w:r w:rsidR="001617B0">
          <w:t>W</w:t>
        </w:r>
      </w:ins>
      <w:r w:rsidR="001F5601" w:rsidRPr="002F0C48">
        <w:t>hy are you enforcing your values on me, from a irrelevant value system</w:t>
      </w:r>
      <w:ins w:id="111" w:author="Elizabet Doss" w:date="2014-02-14T09:32:00Z">
        <w:r w:rsidR="001617B0">
          <w:t>?</w:t>
        </w:r>
      </w:ins>
      <w:r w:rsidR="001F5601" w:rsidRPr="002F0C48">
        <w:t>”</w:t>
      </w:r>
      <w:r w:rsidR="00881A77">
        <w:t xml:space="preserve"> This “anti-Kingdom bias” is in all of us. This mindset is natural to our unsaved minds. Even the religious mind can observe what it likes, but has no clue into the heart of God. Our hearts are tuned to good and evil, evaluating what we perceive to be right or wrong. </w:t>
      </w:r>
    </w:p>
    <w:p w14:paraId="0CF91545" w14:textId="77777777" w:rsidR="00A070D1" w:rsidRPr="002F0C48" w:rsidRDefault="00A070D1" w:rsidP="002F0C48"/>
    <w:p w14:paraId="4AB1AEC4" w14:textId="416C719E" w:rsidR="00A070D1" w:rsidRPr="002F0C48" w:rsidRDefault="00A070D1" w:rsidP="002F0C48">
      <w:r w:rsidRPr="002F0C48">
        <w:t>All of Christ</w:t>
      </w:r>
      <w:r w:rsidR="009F2BE6" w:rsidRPr="002F0C48">
        <w:t>’s</w:t>
      </w:r>
      <w:r w:rsidRPr="002F0C48">
        <w:t xml:space="preserve"> churches believe in forgiveness through the blood of Jesus. However, we might be a little cloudy on the application.  We know to believe God’s forgiveness on the basis of the shed blood of Christ. If we stop short of the point of truly engaging faith and guilt</w:t>
      </w:r>
      <w:r w:rsidR="009F2BE6" w:rsidRPr="002F0C48">
        <w:t>, then it is still in control. W</w:t>
      </w:r>
      <w:r w:rsidRPr="002F0C48">
        <w:t xml:space="preserve">e negate the power that is in the </w:t>
      </w:r>
      <w:ins w:id="112" w:author="Elizabet Doss" w:date="2014-02-14T09:33:00Z">
        <w:r w:rsidR="001617B0">
          <w:t>B</w:t>
        </w:r>
      </w:ins>
      <w:r w:rsidRPr="002F0C48">
        <w:t>lood</w:t>
      </w:r>
      <w:r w:rsidR="009F2BE6" w:rsidRPr="002F0C48">
        <w:t xml:space="preserve"> by overemphasis on our good and evil</w:t>
      </w:r>
      <w:r w:rsidRPr="002F0C48">
        <w:t xml:space="preserve">.  We actually </w:t>
      </w:r>
      <w:r w:rsidR="00881A77">
        <w:t xml:space="preserve">can </w:t>
      </w:r>
      <w:r w:rsidRPr="002F0C48">
        <w:t>believe that our sin</w:t>
      </w:r>
      <w:r w:rsidR="009F2BE6" w:rsidRPr="002F0C48">
        <w:t>s</w:t>
      </w:r>
      <w:r w:rsidRPr="002F0C48">
        <w:t xml:space="preserve"> </w:t>
      </w:r>
      <w:r w:rsidR="009F2BE6" w:rsidRPr="002F0C48">
        <w:t>are</w:t>
      </w:r>
      <w:r w:rsidR="00B564AA" w:rsidRPr="002F0C48">
        <w:t xml:space="preserve"> </w:t>
      </w:r>
      <w:r w:rsidRPr="002F0C48">
        <w:t xml:space="preserve">greater than the </w:t>
      </w:r>
      <w:ins w:id="113" w:author="Elizabet Doss" w:date="2014-02-14T09:33:00Z">
        <w:r w:rsidR="001617B0">
          <w:t>B</w:t>
        </w:r>
      </w:ins>
      <w:r w:rsidRPr="002F0C48">
        <w:t>lood that forgives</w:t>
      </w:r>
      <w:r w:rsidR="009F2BE6" w:rsidRPr="002F0C48">
        <w:t xml:space="preserve"> and cleanses</w:t>
      </w:r>
      <w:r w:rsidRPr="002F0C48">
        <w:t xml:space="preserve">. </w:t>
      </w:r>
    </w:p>
    <w:p w14:paraId="1D8A5F9C" w14:textId="77777777" w:rsidR="00A070D1" w:rsidRPr="002F0C48" w:rsidRDefault="00A070D1" w:rsidP="002F0C48"/>
    <w:p w14:paraId="6082A54F" w14:textId="1E250EC9" w:rsidR="00A070D1" w:rsidRPr="002F0C48" w:rsidRDefault="009F2BE6" w:rsidP="002F0C48">
      <w:r w:rsidRPr="002F0C48">
        <w:t xml:space="preserve">After asking the Lord Jesus to </w:t>
      </w:r>
      <w:r w:rsidR="00881A77">
        <w:t>save</w:t>
      </w:r>
      <w:r w:rsidRPr="002F0C48">
        <w:t xml:space="preserve"> you, the Holy Spirit (imputes) covers you with the grace of God. </w:t>
      </w:r>
      <w:r w:rsidR="00A070D1" w:rsidRPr="002F0C48">
        <w:rPr>
          <w:b/>
        </w:rPr>
        <w:t>The fact is you are justified</w:t>
      </w:r>
      <w:r w:rsidR="00A070D1" w:rsidRPr="002F0C48">
        <w:t xml:space="preserve">. However, the feeling is you are still guilty.  That feeling can block you from believing God can use you. </w:t>
      </w:r>
      <w:r w:rsidR="00881A77">
        <w:t>If we engage our natural mind’s tendency to judge good and evil for our self, then we will often feel as if we have disappointed God. I am not saying in any way there are not standards to live</w:t>
      </w:r>
      <w:r w:rsidR="00D94797">
        <w:t>. However, it should be the Holy Spirit ruling from within in congruency with the Word of God that provides these parameters.  It should not be guilt.</w:t>
      </w:r>
    </w:p>
    <w:p w14:paraId="0F0CA60A" w14:textId="77777777" w:rsidR="00A070D1" w:rsidRPr="002F0C48" w:rsidRDefault="00A070D1" w:rsidP="002F0C48"/>
    <w:p w14:paraId="734A750B" w14:textId="7D18609A" w:rsidR="001D5A54" w:rsidRPr="002F0C48" w:rsidRDefault="00A070D1" w:rsidP="002F0C48">
      <w:r w:rsidRPr="002F0C48">
        <w:rPr>
          <w:b/>
        </w:rPr>
        <w:t>Guilt is a feeling after</w:t>
      </w:r>
      <w:r w:rsidR="00D94797">
        <w:rPr>
          <w:b/>
        </w:rPr>
        <w:t xml:space="preserve"> a</w:t>
      </w:r>
      <w:r w:rsidR="00B564AA" w:rsidRPr="002F0C48">
        <w:rPr>
          <w:b/>
        </w:rPr>
        <w:t xml:space="preserve"> prayerful</w:t>
      </w:r>
      <w:r w:rsidRPr="002F0C48">
        <w:rPr>
          <w:b/>
        </w:rPr>
        <w:t xml:space="preserve"> application of the </w:t>
      </w:r>
      <w:ins w:id="114" w:author="Elizabet Doss" w:date="2014-02-14T09:34:00Z">
        <w:r w:rsidR="001617B0">
          <w:rPr>
            <w:b/>
          </w:rPr>
          <w:t>B</w:t>
        </w:r>
      </w:ins>
      <w:r w:rsidRPr="002F0C48">
        <w:rPr>
          <w:b/>
        </w:rPr>
        <w:t>lood.</w:t>
      </w:r>
      <w:r w:rsidRPr="002F0C48">
        <w:t xml:space="preserve"> It is a feeling that separates you from God.  Guilt is the fruit of your fallen conscience from the knowledge of good and evil not your knowledge of Him. Believing we are guilty is as sure a separation as being guilty. </w:t>
      </w:r>
      <w:r w:rsidR="00D94797">
        <w:t>If that is what our faith declares, “I am a disappointment</w:t>
      </w:r>
      <w:del w:id="115" w:author="Thomas Young" w:date="2014-03-26T09:56:00Z">
        <w:r w:rsidR="00D94797" w:rsidDel="00D63C65">
          <w:delText>.</w:delText>
        </w:r>
      </w:del>
      <w:r w:rsidR="00D94797">
        <w:t>”</w:t>
      </w:r>
      <w:ins w:id="116" w:author="Thomas Young" w:date="2014-03-26T09:56:00Z">
        <w:r w:rsidR="00D63C65">
          <w:t xml:space="preserve"> </w:t>
        </w:r>
      </w:ins>
      <w:ins w:id="117" w:author="Thomas Young" w:date="2014-03-26T09:57:00Z">
        <w:r w:rsidR="00D63C65">
          <w:t>we are</w:t>
        </w:r>
      </w:ins>
      <w:r w:rsidRPr="002F0C48">
        <w:t>.  If our faith says we are still guilty</w:t>
      </w:r>
      <w:r w:rsidR="00D94797">
        <w:t>,</w:t>
      </w:r>
      <w:r w:rsidRPr="002F0C48">
        <w:t xml:space="preserve"> then we are. If our faith says that the blood of Christ is sufficient, it is. The fact is that we have sinned.  The lie is that we are guilty after we have asked for forgiveness. </w:t>
      </w:r>
      <w:r w:rsidR="00D94797">
        <w:t>The lie is the sacrifice</w:t>
      </w:r>
      <w:ins w:id="118" w:author="Thomas Young" w:date="2014-03-26T09:57:00Z">
        <w:r w:rsidR="00D63C65">
          <w:t xml:space="preserve"> of Christ’s blood</w:t>
        </w:r>
      </w:ins>
      <w:r w:rsidR="00D94797">
        <w:t xml:space="preserve"> is not enough to please God. </w:t>
      </w:r>
      <w:r w:rsidRPr="002F0C48">
        <w:t xml:space="preserve">What do you believe?  You </w:t>
      </w:r>
      <w:r w:rsidR="001D5A54" w:rsidRPr="002F0C48">
        <w:t>receive</w:t>
      </w:r>
      <w:r w:rsidRPr="002F0C48">
        <w:t xml:space="preserve"> what you </w:t>
      </w:r>
      <w:r w:rsidR="001D5A54" w:rsidRPr="002F0C48">
        <w:t xml:space="preserve">truly </w:t>
      </w:r>
      <w:r w:rsidRPr="002F0C48">
        <w:t>believe.</w:t>
      </w:r>
    </w:p>
    <w:p w14:paraId="0A7915AB" w14:textId="77777777" w:rsidR="00A070D1" w:rsidRPr="002F0C48" w:rsidRDefault="001D5A54" w:rsidP="002F0C48">
      <w:r w:rsidRPr="002F0C48">
        <w:t xml:space="preserve"> </w:t>
      </w:r>
    </w:p>
    <w:p w14:paraId="1754DB07" w14:textId="3669F974" w:rsidR="00CB5ACB" w:rsidRPr="00CB5ACB" w:rsidRDefault="00A070D1" w:rsidP="00CB5ACB">
      <w:r w:rsidRPr="002F0C48">
        <w:t xml:space="preserve">One of the frailties of our current </w:t>
      </w:r>
      <w:r w:rsidR="001D5A54" w:rsidRPr="002F0C48">
        <w:t>season</w:t>
      </w:r>
      <w:r w:rsidRPr="002F0C48">
        <w:t xml:space="preserve"> is that guilt and fear </w:t>
      </w:r>
      <w:r w:rsidR="001D5A54" w:rsidRPr="002F0C48">
        <w:t xml:space="preserve">are used </w:t>
      </w:r>
      <w:r w:rsidRPr="002F0C48">
        <w:t>to motivate. Pastors</w:t>
      </w:r>
      <w:r w:rsidR="00D94797">
        <w:t xml:space="preserve"> and teachers</w:t>
      </w:r>
      <w:r w:rsidRPr="002F0C48">
        <w:t xml:space="preserve"> make us feel guilty</w:t>
      </w:r>
      <w:r w:rsidR="001D5A54" w:rsidRPr="002F0C48">
        <w:t xml:space="preserve"> because we have failed</w:t>
      </w:r>
      <w:r w:rsidR="009F2BE6" w:rsidRPr="002F0C48">
        <w:t>. These</w:t>
      </w:r>
      <w:r w:rsidRPr="002F0C48">
        <w:t xml:space="preserve"> may be accurate</w:t>
      </w:r>
      <w:r w:rsidR="00D94797">
        <w:t>. You may have failed</w:t>
      </w:r>
      <w:r w:rsidRPr="002F0C48">
        <w:t xml:space="preserve">.  </w:t>
      </w:r>
      <w:r w:rsidR="00D94797">
        <w:t>However, t</w:t>
      </w:r>
      <w:r w:rsidRPr="002F0C48">
        <w:t>rying to get us to do the work of t</w:t>
      </w:r>
      <w:r w:rsidR="00D94797">
        <w:t>he kingdom when we are broken and guilty by declaring our weakness often leads to placing the attention on good and evil. A</w:t>
      </w:r>
      <w:r w:rsidRPr="002F0C48">
        <w:t>s a comfort to people, and a warning to pastors, when we guilt people into doing the work of the kingdom we are adding to their dementia.  The pressure we are adding does not help them escape the gravitational pull of guilt. This builds a class of people that are forced to operate without approval. You can’t mak</w:t>
      </w:r>
      <w:r w:rsidR="002F0C48">
        <w:t xml:space="preserve">e anybody happy: </w:t>
      </w:r>
      <w:r w:rsidRPr="002F0C48">
        <w:t xml:space="preserve">God or the people around you. It generates a gospel of pressure.  If we are not careful we will motivate our children, companions, congregations by pressure.  We have never known the joy of </w:t>
      </w:r>
      <w:r w:rsidR="00CB5ACB">
        <w:t xml:space="preserve">truly receiving the clarity and power of the gospel truth! </w:t>
      </w:r>
      <w:r w:rsidR="00CB5ACB" w:rsidRPr="00CB5ACB">
        <w:t>Romans 4:7 (NKJV) “Blessed are those whose lawless deeds are forgiven,</w:t>
      </w:r>
      <w:r w:rsidR="00CB5ACB">
        <w:t xml:space="preserve"> And whose sins are covered;</w:t>
      </w:r>
    </w:p>
    <w:p w14:paraId="37BCC854" w14:textId="77777777" w:rsidR="00CB5ACB" w:rsidRDefault="00CB5ACB" w:rsidP="002F0C48"/>
    <w:p w14:paraId="605E1BF3" w14:textId="77777777" w:rsidR="00CB5ACB" w:rsidRPr="002F0C48" w:rsidRDefault="00CB5ACB" w:rsidP="002F0C48"/>
    <w:p w14:paraId="72078582" w14:textId="77777777" w:rsidR="002A3E9B" w:rsidRDefault="002A3E9B">
      <w:pPr>
        <w:rPr>
          <w:ins w:id="119" w:author="Saba Young" w:date="2026-07-18T21:18:00Z" w16du:dateUtc="2026-07-19T01:18:00Z"/>
        </w:rPr>
      </w:pPr>
      <w:ins w:id="120" w:author="Saba Young" w:date="2026-07-18T21:18:00Z" w16du:dateUtc="2026-07-19T01:18:00Z">
        <w:r>
          <w:br w:type="page"/>
        </w:r>
      </w:ins>
    </w:p>
    <w:p w14:paraId="4EB8F20A" w14:textId="19191356" w:rsidR="00A070D1" w:rsidRDefault="00A070D1" w:rsidP="002F0C48">
      <w:pPr>
        <w:rPr>
          <w:ins w:id="121" w:author="Saba Young" w:date="2026-07-18T21:18:00Z" w16du:dateUtc="2026-07-19T01:18:00Z"/>
        </w:rPr>
      </w:pPr>
      <w:r w:rsidRPr="002F0C48">
        <w:lastRenderedPageBreak/>
        <w:t>Craig.</w:t>
      </w:r>
    </w:p>
    <w:p w14:paraId="58DF6CAC" w14:textId="77777777" w:rsidR="002A3E9B" w:rsidRPr="002F0C48" w:rsidRDefault="002A3E9B" w:rsidP="002F0C48"/>
    <w:p w14:paraId="432E4B69" w14:textId="77777777" w:rsidR="00B564AA" w:rsidRPr="002F0C48" w:rsidRDefault="00A070D1" w:rsidP="002F0C48">
      <w:r w:rsidRPr="002F0C48">
        <w:t>CB was the son of a praying mother who after a season in the air force lost his way, but became the husband of a praying wife. His encounter with God had all the bottles drained into the sink as he claimed his right in being a son of God.  Being called to a healthy church with a good pastor encouraged him to seek God with all he had within him.  But for the next 10 years he had a stutter stopping walk with God.  He’d go all for a</w:t>
      </w:r>
      <w:r w:rsidR="00B564AA" w:rsidRPr="002F0C48">
        <w:t xml:space="preserve"> </w:t>
      </w:r>
      <w:r w:rsidRPr="002F0C48">
        <w:t xml:space="preserve">while and </w:t>
      </w:r>
      <w:r w:rsidR="00B564AA" w:rsidRPr="002F0C48">
        <w:t xml:space="preserve">then </w:t>
      </w:r>
      <w:r w:rsidRPr="002F0C48">
        <w:t xml:space="preserve">slip, but he never lost his way, he just tripped a lot.  </w:t>
      </w:r>
    </w:p>
    <w:p w14:paraId="16E5DCA4" w14:textId="77777777" w:rsidR="00B564AA" w:rsidRPr="002F0C48" w:rsidRDefault="00B564AA" w:rsidP="002F0C48"/>
    <w:p w14:paraId="177678E1" w14:textId="77777777" w:rsidR="00CB5ACB" w:rsidRDefault="00A070D1" w:rsidP="002F0C48">
      <w:r w:rsidRPr="002F0C48">
        <w:t>Working at the church and technical places, he would listen to the messages and find himself frustrated between his desire and his walk with God. I was ministering this word of forgiveness and this message of release from guilt and fear.  The term I was using was “learning to get clear with God. “Nothing between my soul and the savior.</w:t>
      </w:r>
      <w:r w:rsidR="00B564AA" w:rsidRPr="002F0C48">
        <w:t>”</w:t>
      </w:r>
      <w:r w:rsidRPr="002F0C48">
        <w:t xml:space="preserve">  </w:t>
      </w:r>
    </w:p>
    <w:p w14:paraId="4DE27370" w14:textId="77777777" w:rsidR="00CB5ACB" w:rsidRDefault="00CB5ACB" w:rsidP="002F0C48"/>
    <w:p w14:paraId="282A4845" w14:textId="618BA10E" w:rsidR="00A070D1" w:rsidRPr="002F0C48" w:rsidRDefault="00A070D1" w:rsidP="002F0C48">
      <w:r w:rsidRPr="002F0C48">
        <w:t>This prompted quite an interest in CB as he was sick and tired of feeling guilty.  I took him to the scriptures that how through the blood he was forgiven and how through faith in the work of Christ, he was to be release from</w:t>
      </w:r>
      <w:r w:rsidR="00CB5ACB">
        <w:t xml:space="preserve"> guilt and fear.  A</w:t>
      </w:r>
      <w:r w:rsidRPr="002F0C48">
        <w:t>fter a period of prayer we gained to the level where</w:t>
      </w:r>
      <w:r w:rsidR="00CB5ACB">
        <w:t xml:space="preserve"> he believed he was clear with G</w:t>
      </w:r>
      <w:r w:rsidRPr="002F0C48">
        <w:t xml:space="preserve">od </w:t>
      </w:r>
      <w:r w:rsidR="00CB5ACB">
        <w:t>and the joy of heaven hit him. H</w:t>
      </w:r>
      <w:r w:rsidRPr="002F0C48">
        <w:t>e had never exp</w:t>
      </w:r>
      <w:r w:rsidR="00CB5ACB">
        <w:t xml:space="preserve">erienced this pinnacle of faith, </w:t>
      </w:r>
      <w:r w:rsidRPr="002F0C48">
        <w:t>which brought him out of the dark of</w:t>
      </w:r>
      <w:r w:rsidR="00B564AA" w:rsidRPr="002F0C48">
        <w:t xml:space="preserve"> doubt into a </w:t>
      </w:r>
      <w:r w:rsidR="00CB5ACB">
        <w:t xml:space="preserve">clarity </w:t>
      </w:r>
      <w:r w:rsidR="00B564AA" w:rsidRPr="002F0C48">
        <w:t>with G</w:t>
      </w:r>
      <w:r w:rsidRPr="002F0C48">
        <w:t>od. </w:t>
      </w:r>
    </w:p>
    <w:p w14:paraId="79234259" w14:textId="77777777" w:rsidR="00A070D1" w:rsidRPr="002F0C48" w:rsidRDefault="00A070D1" w:rsidP="002F0C48"/>
    <w:p w14:paraId="753AF0B9" w14:textId="172A1B78" w:rsidR="00CB5ACB" w:rsidRDefault="00A070D1" w:rsidP="002F0C48">
      <w:r w:rsidRPr="002F0C48">
        <w:t>We had a Sunday evening service</w:t>
      </w:r>
      <w:r w:rsidR="00CB5ACB">
        <w:t>. I</w:t>
      </w:r>
      <w:r w:rsidRPr="002F0C48">
        <w:t xml:space="preserve"> was in my office studying and CB came in and </w:t>
      </w:r>
      <w:r w:rsidR="00CB5ACB">
        <w:t xml:space="preserve">his face had lost that joy </w:t>
      </w:r>
      <w:r w:rsidRPr="002F0C48">
        <w:t xml:space="preserve">.  </w:t>
      </w:r>
    </w:p>
    <w:p w14:paraId="506046A0" w14:textId="77777777" w:rsidR="00A94171" w:rsidRDefault="00A94171" w:rsidP="002F0C48"/>
    <w:p w14:paraId="1FA9975D" w14:textId="77777777" w:rsidR="00CB5ACB" w:rsidRDefault="00A070D1" w:rsidP="002F0C48">
      <w:r w:rsidRPr="002F0C48">
        <w:t xml:space="preserve">I said “What happened” </w:t>
      </w:r>
    </w:p>
    <w:p w14:paraId="188248B6" w14:textId="77777777" w:rsidR="00A94171" w:rsidRDefault="00A94171" w:rsidP="002F0C48"/>
    <w:p w14:paraId="6E7EB215" w14:textId="099F91D3" w:rsidR="00B564AA" w:rsidRDefault="00CB5ACB" w:rsidP="002F0C48">
      <w:r>
        <w:t xml:space="preserve">He replied, </w:t>
      </w:r>
      <w:r w:rsidR="00A070D1" w:rsidRPr="002F0C48">
        <w:t>“Well I realized that in trying to get right with God</w:t>
      </w:r>
      <w:r>
        <w:t>.</w:t>
      </w:r>
      <w:r w:rsidR="00A070D1" w:rsidRPr="002F0C48">
        <w:t xml:space="preserve"> I am </w:t>
      </w:r>
      <w:r>
        <w:t xml:space="preserve">really </w:t>
      </w:r>
      <w:r w:rsidR="00A070D1" w:rsidRPr="002F0C48">
        <w:t xml:space="preserve">guilty of not tithing. </w:t>
      </w:r>
    </w:p>
    <w:p w14:paraId="592C26C3" w14:textId="77777777" w:rsidR="00A94171" w:rsidRPr="002F0C48" w:rsidRDefault="00A94171" w:rsidP="002F0C48"/>
    <w:p w14:paraId="6AE278C9" w14:textId="6DEA7E44" w:rsidR="00B564AA" w:rsidRDefault="00A070D1" w:rsidP="002F0C48">
      <w:r w:rsidRPr="002F0C48">
        <w:t>“H</w:t>
      </w:r>
      <w:r w:rsidR="00A94171">
        <w:t xml:space="preserve">ave you asked for forgiveness?” </w:t>
      </w:r>
      <w:r w:rsidR="00CB5ACB">
        <w:t xml:space="preserve">I </w:t>
      </w:r>
      <w:r w:rsidR="00A94171">
        <w:t>queried</w:t>
      </w:r>
    </w:p>
    <w:p w14:paraId="0DD7ECF8" w14:textId="77777777" w:rsidR="00A94171" w:rsidRPr="002F0C48" w:rsidRDefault="00A94171" w:rsidP="002F0C48"/>
    <w:p w14:paraId="2444C33C" w14:textId="6AC8E7AB" w:rsidR="00CB5ACB" w:rsidRDefault="00CB5ACB" w:rsidP="002F0C48">
      <w:r>
        <w:t>“Yes”</w:t>
      </w:r>
      <w:r w:rsidR="00A94171">
        <w:t>, He responded.</w:t>
      </w:r>
    </w:p>
    <w:p w14:paraId="2FAAAFAD" w14:textId="77777777" w:rsidR="00A94171" w:rsidRDefault="00A94171" w:rsidP="002F0C48"/>
    <w:p w14:paraId="58B554E1" w14:textId="300E2DE8" w:rsidR="00A070D1" w:rsidRDefault="00A94171" w:rsidP="002F0C48">
      <w:r>
        <w:t>“</w:t>
      </w:r>
      <w:r w:rsidR="00CB5ACB">
        <w:t>You repented! You asked for forgiveness! You decided to change your ways! T</w:t>
      </w:r>
      <w:r w:rsidR="00A070D1" w:rsidRPr="002F0C48">
        <w:t xml:space="preserve">hen why the darkness </w:t>
      </w:r>
      <w:r w:rsidR="00CB5ACB">
        <w:t xml:space="preserve">back </w:t>
      </w:r>
      <w:r w:rsidR="00A070D1" w:rsidRPr="002F0C48">
        <w:t xml:space="preserve">on </w:t>
      </w:r>
      <w:r w:rsidR="00CB5ACB">
        <w:t>your</w:t>
      </w:r>
      <w:r>
        <w:t xml:space="preserve"> face?” I asked. </w:t>
      </w:r>
    </w:p>
    <w:p w14:paraId="4222418F" w14:textId="77777777" w:rsidR="00A94171" w:rsidRPr="002F0C48" w:rsidRDefault="00A94171" w:rsidP="002F0C48"/>
    <w:p w14:paraId="3F862204" w14:textId="3739F041" w:rsidR="00A070D1" w:rsidRPr="002F0C48" w:rsidRDefault="00A070D1" w:rsidP="002F0C48">
      <w:r w:rsidRPr="002F0C48">
        <w:t>“Well I am guilty</w:t>
      </w:r>
      <w:r w:rsidR="00B564AA" w:rsidRPr="002F0C48">
        <w:t>…</w:t>
      </w:r>
      <w:r w:rsidRPr="002F0C48">
        <w:t>”</w:t>
      </w:r>
      <w:r w:rsidR="00A94171">
        <w:t>, he said and looked down.</w:t>
      </w:r>
    </w:p>
    <w:p w14:paraId="17D3CAF9" w14:textId="77777777" w:rsidR="00A070D1" w:rsidRPr="002F0C48" w:rsidRDefault="00A070D1" w:rsidP="002F0C48"/>
    <w:p w14:paraId="331E6BEE" w14:textId="18DE460D" w:rsidR="00A070D1" w:rsidRPr="002F0C48" w:rsidRDefault="00A94171" w:rsidP="002F0C48">
      <w:r>
        <w:t xml:space="preserve">I </w:t>
      </w:r>
      <w:r w:rsidR="00A070D1" w:rsidRPr="002F0C48">
        <w:t xml:space="preserve">told him that because his belief in his guilt was stronger than </w:t>
      </w:r>
      <w:r>
        <w:t xml:space="preserve">his faith in </w:t>
      </w:r>
      <w:r w:rsidR="00A070D1" w:rsidRPr="002F0C48">
        <w:t>the power of the cleansing blood</w:t>
      </w:r>
      <w:r w:rsidR="00CB5ACB">
        <w:t xml:space="preserve"> for him</w:t>
      </w:r>
      <w:r w:rsidR="00A070D1" w:rsidRPr="002F0C48">
        <w:t xml:space="preserve">.  His </w:t>
      </w:r>
      <w:r>
        <w:t xml:space="preserve">wrong </w:t>
      </w:r>
      <w:r w:rsidR="00A070D1" w:rsidRPr="002F0C48">
        <w:t>fai</w:t>
      </w:r>
      <w:r>
        <w:t>th was saying “God is not able to get me past my issues.”</w:t>
      </w:r>
    </w:p>
    <w:p w14:paraId="311F4927" w14:textId="77777777" w:rsidR="00A070D1" w:rsidRPr="002F0C48" w:rsidRDefault="00A070D1" w:rsidP="002F0C48"/>
    <w:p w14:paraId="18461FC8" w14:textId="7ACFA58F" w:rsidR="00A070D1" w:rsidRPr="002F0C48" w:rsidRDefault="00A070D1" w:rsidP="002F0C48">
      <w:r w:rsidRPr="002F0C48">
        <w:t>He asked, “How can I believe I am not guilty</w:t>
      </w:r>
      <w:r w:rsidR="00A94171">
        <w:t>,</w:t>
      </w:r>
      <w:r w:rsidRPr="002F0C48">
        <w:t xml:space="preserve"> when I am</w:t>
      </w:r>
      <w:r w:rsidR="00A94171">
        <w:t>?</w:t>
      </w:r>
      <w:r w:rsidRPr="002F0C48">
        <w:t>”</w:t>
      </w:r>
    </w:p>
    <w:p w14:paraId="553E017D" w14:textId="77777777" w:rsidR="00A070D1" w:rsidRPr="002F0C48" w:rsidRDefault="00A070D1" w:rsidP="002F0C48"/>
    <w:p w14:paraId="2C81CD74" w14:textId="77777777" w:rsidR="00A94171" w:rsidRDefault="00A94171" w:rsidP="002F0C48">
      <w:r>
        <w:t>I held out a twenty dollar b</w:t>
      </w:r>
      <w:r w:rsidR="00A070D1" w:rsidRPr="002F0C48">
        <w:t xml:space="preserve">ill.  </w:t>
      </w:r>
      <w:r>
        <w:t>“</w:t>
      </w:r>
      <w:r w:rsidR="00A070D1" w:rsidRPr="002F0C48">
        <w:t>If I owed you, and I gave this to you, would my debt be filled</w:t>
      </w:r>
      <w:r>
        <w:t>?”</w:t>
      </w:r>
    </w:p>
    <w:p w14:paraId="2B413236" w14:textId="77777777" w:rsidR="00A94171" w:rsidRDefault="00A94171" w:rsidP="002F0C48"/>
    <w:p w14:paraId="46CBFD57" w14:textId="0C0A6CBC" w:rsidR="00A070D1" w:rsidRPr="002F0C48" w:rsidRDefault="00A94171" w:rsidP="002F0C48">
      <w:r>
        <w:t>“Yes, that twenty would cover it!”</w:t>
      </w:r>
    </w:p>
    <w:p w14:paraId="1AC2BFC9" w14:textId="77777777" w:rsidR="00A070D1" w:rsidRPr="002F0C48" w:rsidRDefault="00A070D1" w:rsidP="002F0C48"/>
    <w:p w14:paraId="3C4438F1" w14:textId="238239BD" w:rsidR="00A070D1" w:rsidRPr="002F0C48" w:rsidRDefault="00A94171" w:rsidP="002F0C48">
      <w:r>
        <w:t>Money only covers the debt because you believe it to be of sufficient value.  F</w:t>
      </w:r>
      <w:r w:rsidR="00A070D1" w:rsidRPr="002F0C48">
        <w:t xml:space="preserve">or you to hold to the guilt </w:t>
      </w:r>
      <w:r>
        <w:t xml:space="preserve">you feel, </w:t>
      </w:r>
      <w:r w:rsidR="00A070D1" w:rsidRPr="002F0C48">
        <w:t xml:space="preserve">when God has paid your debt is to maximize your knowledge of good and evil and minimize the work of Christ.  </w:t>
      </w:r>
      <w:r>
        <w:t xml:space="preserve">You must receive God’s value of the Blood of Jesus! </w:t>
      </w:r>
      <w:r w:rsidR="00A070D1" w:rsidRPr="002F0C48">
        <w:t>We prayed again and the spiritual rest returned. </w:t>
      </w:r>
      <w:r>
        <w:t>(It has been over 15 years, and He is still walking in that faith victory!)</w:t>
      </w:r>
    </w:p>
    <w:p w14:paraId="204954DD" w14:textId="77777777" w:rsidR="00A070D1" w:rsidRPr="002F0C48" w:rsidRDefault="00A070D1" w:rsidP="002F0C48"/>
    <w:p w14:paraId="2BB9204B" w14:textId="21D5EFC3" w:rsidR="00A94171" w:rsidRDefault="00B9414B" w:rsidP="002F0C48">
      <w:r>
        <w:lastRenderedPageBreak/>
        <w:t>Heidi</w:t>
      </w:r>
      <w:r w:rsidR="00376B51">
        <w:t xml:space="preserve"> </w:t>
      </w:r>
      <w:r w:rsidR="00A070D1" w:rsidRPr="002F0C48">
        <w:t xml:space="preserve">fell in love with Jesus.  She wanted to do everything she could for Him. The fact that he would receive her after how she had lived amazed her.  </w:t>
      </w:r>
      <w:r w:rsidR="00A94171">
        <w:t xml:space="preserve">He had really saved her! </w:t>
      </w:r>
      <w:r w:rsidR="00CB5ACB" w:rsidRPr="002F0C48">
        <w:t>She</w:t>
      </w:r>
      <w:r w:rsidR="00A070D1" w:rsidRPr="002F0C48">
        <w:t xml:space="preserve"> began helping where she could at the church she was attending. Pretty soon they had her doing everything.  Even if she wasn’t in attendance someone would volunteer her</w:t>
      </w:r>
      <w:r w:rsidR="00A94171">
        <w:t xml:space="preserve"> for what needed to be done</w:t>
      </w:r>
      <w:r w:rsidR="00A070D1" w:rsidRPr="002F0C48">
        <w:t xml:space="preserve">. </w:t>
      </w:r>
    </w:p>
    <w:p w14:paraId="6551AE64" w14:textId="77777777" w:rsidR="00A94171" w:rsidRDefault="00A94171" w:rsidP="002F0C48"/>
    <w:p w14:paraId="09CD1976" w14:textId="2BA8B027" w:rsidR="00CB5ACB" w:rsidRDefault="00A070D1" w:rsidP="002F0C48">
      <w:r w:rsidRPr="002F0C48">
        <w:t>There was a problem however</w:t>
      </w:r>
      <w:r w:rsidR="00A94171">
        <w:t>! S</w:t>
      </w:r>
      <w:r w:rsidRPr="002F0C48">
        <w:t xml:space="preserve">he was like a big oak tree strong on the outside </w:t>
      </w:r>
      <w:r w:rsidR="00A94171">
        <w:t xml:space="preserve">and </w:t>
      </w:r>
      <w:r w:rsidRPr="002F0C48">
        <w:t xml:space="preserve">hollow in the middle.  </w:t>
      </w:r>
      <w:r w:rsidR="00A94171">
        <w:t>She s</w:t>
      </w:r>
      <w:r w:rsidR="00A94171" w:rsidRPr="002F0C48">
        <w:t>p</w:t>
      </w:r>
      <w:r w:rsidR="00A94171">
        <w:t>oke</w:t>
      </w:r>
      <w:r w:rsidRPr="002F0C48">
        <w:t xml:space="preserve"> about being forgiven</w:t>
      </w:r>
      <w:r w:rsidR="00A94171">
        <w:t>, loving and doing God’s w</w:t>
      </w:r>
      <w:r w:rsidRPr="002F0C48">
        <w:t>ill</w:t>
      </w:r>
      <w:r w:rsidR="00A94171">
        <w:t>,</w:t>
      </w:r>
      <w:r w:rsidRPr="002F0C48">
        <w:t xml:space="preserve"> yet inside her she hadn’t escaped her own guilt. This continued to the point that she was just about all used up. Like many people in the church she was used be</w:t>
      </w:r>
      <w:r w:rsidR="00A94171">
        <w:t>yond where her anointing was.  I</w:t>
      </w:r>
      <w:r w:rsidRPr="002F0C48">
        <w:t xml:space="preserve">t is so sad that we take the ones that love Jesus to the point where they are so ragged and empty.  </w:t>
      </w:r>
      <w:r w:rsidR="00CB5ACB" w:rsidRPr="002F0C48">
        <w:t>That</w:t>
      </w:r>
      <w:r w:rsidR="00CB5ACB">
        <w:t xml:space="preserve"> it lessens their</w:t>
      </w:r>
      <w:r w:rsidRPr="002F0C48">
        <w:t xml:space="preserve"> love for Jesus and increase their discomfort in the institution. </w:t>
      </w:r>
      <w:r w:rsidR="00376B51">
        <w:t>When she was told she could live guilt free, it was very difficult to believe. It took six months for her to settle this issue in her heart forever.</w:t>
      </w:r>
    </w:p>
    <w:p w14:paraId="3C32FC62" w14:textId="77777777" w:rsidR="00CB5ACB" w:rsidRDefault="00CB5ACB" w:rsidP="002F0C48"/>
    <w:p w14:paraId="35EDF11F" w14:textId="77777777" w:rsidR="00376B51" w:rsidRDefault="00A94171" w:rsidP="002F0C48">
      <w:r>
        <w:t>I was ministering in Russia</w:t>
      </w:r>
      <w:r w:rsidR="00711D82">
        <w:t xml:space="preserve"> after communism came down and the gospel was freed for the first time in generations! I was amazed at the love and devotion of these awesome new believers in Christ! They were as young people already seeing the third and fourth tier of kingdom life! The</w:t>
      </w:r>
      <w:r w:rsidR="00376B51">
        <w:t>y</w:t>
      </w:r>
      <w:r w:rsidR="00711D82">
        <w:t xml:space="preserve"> had led leaders to Christ! </w:t>
      </w:r>
    </w:p>
    <w:p w14:paraId="5B8C2D0A" w14:textId="77777777" w:rsidR="00376B51" w:rsidRDefault="00376B51" w:rsidP="002F0C48"/>
    <w:p w14:paraId="75A26650" w14:textId="440A76FA" w:rsidR="00A94171" w:rsidRDefault="00711D82" w:rsidP="002F0C48">
      <w:r>
        <w:t>I was sitting at breakfast with one of the key winner of souls in this beautiful group! I was amazed at the depth of despair on this young lady</w:t>
      </w:r>
      <w:r w:rsidR="00B9414B">
        <w:t>, Anya</w:t>
      </w:r>
      <w:r>
        <w:t>. She had given so much to the work, yet she was guilty from whom she used to be, how little she had seen done, and how often her converts had backslidden. She needed to be lifted from the condemnation, and to remember, it was the love and forgiveness of God that started the whole thing.  Even though gifted and hard working, she hadn’t been able to grasp that it was the finished work of Christ that made her worthy!</w:t>
      </w:r>
    </w:p>
    <w:p w14:paraId="0530F51A" w14:textId="77777777" w:rsidR="00711D82" w:rsidRDefault="00711D82" w:rsidP="002F0C48"/>
    <w:p w14:paraId="7C2EF5BE" w14:textId="159E3A5C" w:rsidR="00376B51" w:rsidRDefault="00A070D1" w:rsidP="002F0C48">
      <w:r w:rsidRPr="002F0C48">
        <w:t xml:space="preserve">When I first heard of </w:t>
      </w:r>
      <w:r w:rsidR="00B9414B">
        <w:t>James</w:t>
      </w:r>
      <w:ins w:id="122" w:author="Saba Young" w:date="2026-07-18T21:21:00Z" w16du:dateUtc="2026-07-19T01:21:00Z">
        <w:r w:rsidR="002A3E9B">
          <w:t xml:space="preserve"> Doss</w:t>
        </w:r>
      </w:ins>
      <w:r w:rsidR="00B9414B">
        <w:t>,</w:t>
      </w:r>
      <w:r w:rsidRPr="002F0C48">
        <w:t xml:space="preserve"> he was 16 years old, I had heard his parents had just come through a messy divorce </w:t>
      </w:r>
      <w:r w:rsidR="00B9414B">
        <w:t>having both been</w:t>
      </w:r>
      <w:r w:rsidRPr="002F0C48">
        <w:t xml:space="preserve"> leaders in the church.  </w:t>
      </w:r>
      <w:ins w:id="123" w:author="Elizabet Doss" w:date="2014-02-25T11:26:00Z">
        <w:r w:rsidR="001771BF">
          <w:t>I</w:t>
        </w:r>
      </w:ins>
      <w:del w:id="124" w:author="Elizabet Doss" w:date="2014-02-25T11:26:00Z">
        <w:r w:rsidRPr="002F0C48" w:rsidDel="001771BF">
          <w:delText>i</w:delText>
        </w:r>
      </w:del>
      <w:r w:rsidRPr="002F0C48">
        <w:t xml:space="preserve"> had always been concerned for the fallout for these boys.  I had chosen to go to </w:t>
      </w:r>
      <w:r w:rsidR="00376B51">
        <w:t>this area</w:t>
      </w:r>
      <w:r w:rsidRPr="002F0C48">
        <w:t xml:space="preserve"> </w:t>
      </w:r>
      <w:r w:rsidR="00376B51">
        <w:t>because of the intercession my daughter had mad</w:t>
      </w:r>
      <w:ins w:id="125" w:author="Elizabet Doss" w:date="2014-02-25T11:26:00Z">
        <w:r w:rsidR="001771BF">
          <w:t>e</w:t>
        </w:r>
      </w:ins>
      <w:r w:rsidR="00376B51">
        <w:t xml:space="preserve"> for them. She</w:t>
      </w:r>
      <w:r w:rsidRPr="002F0C48">
        <w:t xml:space="preserve"> had </w:t>
      </w:r>
      <w:r w:rsidR="00376B51">
        <w:t>asked me</w:t>
      </w:r>
      <w:del w:id="126" w:author="Elizabet Doss" w:date="2014-02-25T11:27:00Z">
        <w:r w:rsidRPr="002F0C48" w:rsidDel="001771BF">
          <w:delText xml:space="preserve"> me</w:delText>
        </w:r>
      </w:del>
      <w:r w:rsidRPr="002F0C48">
        <w:t xml:space="preserve"> to pray for these </w:t>
      </w:r>
      <w:r w:rsidR="00376B51">
        <w:t xml:space="preserve">boys. There was a youth camp.  </w:t>
      </w:r>
    </w:p>
    <w:p w14:paraId="17D05556" w14:textId="77777777" w:rsidR="00376B51" w:rsidRDefault="00376B51" w:rsidP="002F0C48"/>
    <w:p w14:paraId="12C0B06F" w14:textId="6F39127A" w:rsidR="00376B51" w:rsidRDefault="00376B51" w:rsidP="002F0C48">
      <w:r>
        <w:t>I</w:t>
      </w:r>
      <w:r w:rsidR="00A070D1" w:rsidRPr="002F0C48">
        <w:t xml:space="preserve">t was a six hour drive for merely a weekend. We took </w:t>
      </w:r>
      <w:r>
        <w:t>our</w:t>
      </w:r>
      <w:r w:rsidR="00A070D1" w:rsidRPr="002F0C48">
        <w:t xml:space="preserve"> youth out of school half day. So needless to say we pressed to get there.  As I came into the meeting room, the other youth leaders and I noted there was no move of God going on in the place. Trying to </w:t>
      </w:r>
      <w:r>
        <w:t>sense out how to</w:t>
      </w:r>
      <w:r w:rsidR="00A070D1" w:rsidRPr="002F0C48">
        <w:t xml:space="preserve"> crack </w:t>
      </w:r>
      <w:del w:id="127" w:author="Elizabet Doss" w:date="2014-02-25T11:27:00Z">
        <w:r w:rsidR="00A070D1" w:rsidRPr="002F0C48" w:rsidDel="001771BF">
          <w:delText xml:space="preserve">that </w:delText>
        </w:r>
      </w:del>
      <w:r>
        <w:t>that hard spirit,</w:t>
      </w:r>
      <w:r w:rsidR="00A070D1" w:rsidRPr="002F0C48">
        <w:t xml:space="preserve"> I began a conversation with the young people there</w:t>
      </w:r>
      <w:r>
        <w:t>. I asked</w:t>
      </w:r>
      <w:r w:rsidR="00A070D1" w:rsidRPr="002F0C48">
        <w:t xml:space="preserve"> them</w:t>
      </w:r>
      <w:r>
        <w:t>,</w:t>
      </w:r>
      <w:r w:rsidR="00A070D1" w:rsidRPr="002F0C48">
        <w:t xml:space="preserve"> </w:t>
      </w:r>
      <w:r>
        <w:t>“</w:t>
      </w:r>
      <w:r w:rsidR="00A070D1" w:rsidRPr="002F0C48">
        <w:t>if you had read you</w:t>
      </w:r>
      <w:r>
        <w:t xml:space="preserve">r Bible for ten hours, </w:t>
      </w:r>
      <w:r w:rsidR="00A070D1" w:rsidRPr="002F0C48">
        <w:t xml:space="preserve">prayed for </w:t>
      </w:r>
      <w:r>
        <w:t>forty-five minutes</w:t>
      </w:r>
      <w:r w:rsidR="00A070D1" w:rsidRPr="002F0C48">
        <w:t xml:space="preserve"> and led two people to Christ this week</w:t>
      </w:r>
      <w:r>
        <w:t>,</w:t>
      </w:r>
      <w:r w:rsidR="00A070D1" w:rsidRPr="002F0C48">
        <w:t xml:space="preserve"> wou</w:t>
      </w:r>
      <w:r>
        <w:t xml:space="preserve">ld you feel free to praise God? Would you </w:t>
      </w:r>
      <w:r w:rsidR="00A070D1" w:rsidRPr="002F0C48">
        <w:t xml:space="preserve">obey </w:t>
      </w:r>
      <w:r>
        <w:t>the Holy Spirit? Testify? How many would feel free?</w:t>
      </w:r>
      <w:r w:rsidR="00A070D1" w:rsidRPr="002F0C48">
        <w:t xml:space="preserve">  </w:t>
      </w:r>
    </w:p>
    <w:p w14:paraId="1ACE1998" w14:textId="77777777" w:rsidR="00376B51" w:rsidRDefault="00376B51" w:rsidP="002F0C48"/>
    <w:p w14:paraId="785A8AAD" w14:textId="2773FA58" w:rsidR="00376B51" w:rsidRDefault="00A070D1" w:rsidP="002F0C48">
      <w:r w:rsidRPr="002F0C48">
        <w:t xml:space="preserve">Almost </w:t>
      </w:r>
      <w:r w:rsidR="00376B51">
        <w:t>every hand in the room went up</w:t>
      </w:r>
      <w:ins w:id="128" w:author="Elizabet Doss" w:date="2014-02-25T11:28:00Z">
        <w:r w:rsidR="001771BF">
          <w:t>.</w:t>
        </w:r>
      </w:ins>
      <w:del w:id="129" w:author="Elizabet Doss" w:date="2014-02-25T11:28:00Z">
        <w:r w:rsidR="00376B51" w:rsidDel="001771BF">
          <w:delText xml:space="preserve">? </w:delText>
        </w:r>
      </w:del>
    </w:p>
    <w:p w14:paraId="661D3DF1" w14:textId="77777777" w:rsidR="00376B51" w:rsidRDefault="00376B51" w:rsidP="002F0C48"/>
    <w:p w14:paraId="4F06BEE2" w14:textId="21A3E424" w:rsidR="00B9414B" w:rsidRDefault="001771BF" w:rsidP="002F0C48">
      <w:ins w:id="130" w:author="Elizabet Doss" w:date="2014-02-25T11:28:00Z">
        <w:r>
          <w:t>“</w:t>
        </w:r>
      </w:ins>
      <w:r w:rsidR="00A070D1" w:rsidRPr="002F0C48">
        <w:t>How many of you feel as if you were right with God</w:t>
      </w:r>
      <w:r w:rsidR="00376B51">
        <w:t>, right now?”</w:t>
      </w:r>
      <w:r w:rsidR="00A070D1" w:rsidRPr="002F0C48">
        <w:t xml:space="preserve">  There was no response. </w:t>
      </w:r>
    </w:p>
    <w:p w14:paraId="0F998660" w14:textId="77777777" w:rsidR="00B9414B" w:rsidRDefault="00B9414B" w:rsidP="002F0C48"/>
    <w:p w14:paraId="22AEA9F4" w14:textId="377C4322" w:rsidR="00376B51" w:rsidRDefault="00A070D1" w:rsidP="002F0C48">
      <w:r w:rsidRPr="002F0C48">
        <w:t xml:space="preserve">I began to minister to them on the basis of the blood and </w:t>
      </w:r>
      <w:r w:rsidR="00B9414B">
        <w:t xml:space="preserve">encourage them </w:t>
      </w:r>
      <w:r w:rsidRPr="002F0C48">
        <w:t xml:space="preserve">to believe through to </w:t>
      </w:r>
      <w:r w:rsidR="00376B51">
        <w:t xml:space="preserve">this </w:t>
      </w:r>
      <w:r w:rsidR="00B9414B">
        <w:t xml:space="preserve">forgiveness </w:t>
      </w:r>
      <w:r w:rsidR="00376B51">
        <w:t xml:space="preserve">process to </w:t>
      </w:r>
      <w:r w:rsidRPr="002F0C48">
        <w:t>the lifting of guilt. As the meeting continued</w:t>
      </w:r>
      <w:r w:rsidR="00376B51">
        <w:t>,</w:t>
      </w:r>
      <w:r w:rsidR="00B9414B">
        <w:t xml:space="preserve"> a young man named Roy, </w:t>
      </w:r>
      <w:r w:rsidRPr="002F0C48">
        <w:t xml:space="preserve">shared he had never felt accepted. </w:t>
      </w:r>
    </w:p>
    <w:p w14:paraId="156EC21A" w14:textId="77777777" w:rsidR="00376B51" w:rsidRDefault="00376B51" w:rsidP="002F0C48"/>
    <w:p w14:paraId="4DD0C75B" w14:textId="065468D5" w:rsidR="00A070D1" w:rsidRPr="002F0C48" w:rsidRDefault="00A070D1" w:rsidP="002F0C48">
      <w:r w:rsidRPr="002F0C48">
        <w:t>I watched how</w:t>
      </w:r>
      <w:r w:rsidR="00376B51">
        <w:t xml:space="preserve"> this </w:t>
      </w:r>
      <w:r w:rsidR="00B9414B">
        <w:t xml:space="preserve">James and his brother, (those we had been praying for) </w:t>
      </w:r>
      <w:r w:rsidRPr="002F0C48">
        <w:t xml:space="preserve">were the first on their feet </w:t>
      </w:r>
      <w:r w:rsidR="00B9414B">
        <w:t>(</w:t>
      </w:r>
      <w:r w:rsidRPr="002F0C48">
        <w:t xml:space="preserve">without </w:t>
      </w:r>
      <w:r w:rsidR="00376B51">
        <w:t xml:space="preserve">anyone </w:t>
      </w:r>
      <w:r w:rsidRPr="002F0C48">
        <w:t xml:space="preserve">prompting or </w:t>
      </w:r>
      <w:r w:rsidR="00376B51">
        <w:t>ask</w:t>
      </w:r>
      <w:r w:rsidRPr="002F0C48">
        <w:t>ing</w:t>
      </w:r>
      <w:r w:rsidR="00B9414B">
        <w:t>)</w:t>
      </w:r>
      <w:r w:rsidR="00376B51">
        <w:t xml:space="preserve"> </w:t>
      </w:r>
      <w:r w:rsidR="00B9414B">
        <w:t xml:space="preserve">to </w:t>
      </w:r>
      <w:r w:rsidR="00376B51">
        <w:t>get to this lonely kid. They</w:t>
      </w:r>
      <w:r w:rsidRPr="002F0C48">
        <w:t xml:space="preserve"> form</w:t>
      </w:r>
      <w:r w:rsidR="00376B51">
        <w:t>ed</w:t>
      </w:r>
      <w:r w:rsidRPr="002F0C48">
        <w:t xml:space="preserve"> the leadership to go to this young man and encourage him.  A love fest or an outpouring of Go</w:t>
      </w:r>
      <w:r w:rsidR="00B9414B">
        <w:t xml:space="preserve">d’s Love </w:t>
      </w:r>
      <w:r w:rsidRPr="002F0C48">
        <w:t xml:space="preserve">began to fill the room as they began to encourage each other in a sweet way. </w:t>
      </w:r>
      <w:r w:rsidR="00B9414B">
        <w:t>The kids learned y</w:t>
      </w:r>
      <w:r w:rsidRPr="002F0C48">
        <w:t>ou don’t have to be perfect to obey God.</w:t>
      </w:r>
    </w:p>
    <w:p w14:paraId="5D7CC559" w14:textId="77777777" w:rsidR="00A070D1" w:rsidRPr="002F0C48" w:rsidRDefault="00A070D1" w:rsidP="002F0C48"/>
    <w:p w14:paraId="16ABD8A0" w14:textId="0858794C" w:rsidR="00A070D1" w:rsidRPr="002F0C48" w:rsidRDefault="00A070D1" w:rsidP="002F0C48">
      <w:r w:rsidRPr="002F0C48">
        <w:t>I am afraid too often we are expecting people to “act” like Christians when their hearts are testifying they aren’t right with God.  Even though most church</w:t>
      </w:r>
      <w:r w:rsidR="00B9414B">
        <w:t>es</w:t>
      </w:r>
      <w:r w:rsidRPr="002F0C48">
        <w:t xml:space="preserve"> I have been in assent to the fact that Jesus’ blood paid for their sins</w:t>
      </w:r>
      <w:r w:rsidR="00B9414B">
        <w:t>.  A</w:t>
      </w:r>
      <w:r w:rsidRPr="002F0C48">
        <w:t>s J</w:t>
      </w:r>
      <w:r w:rsidR="00B9414B">
        <w:t>ames</w:t>
      </w:r>
      <w:r w:rsidRPr="002F0C48">
        <w:t xml:space="preserve"> pointed out sometime later, that the truth of the power of the blood of Christ is almost never ministered to the congregation. The blood answers the guilt.  </w:t>
      </w:r>
      <w:r w:rsidR="00B9414B">
        <w:t>The Gospel works by faith! B</w:t>
      </w:r>
      <w:r w:rsidRPr="002F0C48">
        <w:t xml:space="preserve">y not providing a place for </w:t>
      </w:r>
      <w:r w:rsidR="00B9414B">
        <w:t>true</w:t>
      </w:r>
      <w:r w:rsidRPr="002F0C48">
        <w:t xml:space="preserve"> faith to be </w:t>
      </w:r>
      <w:r w:rsidR="00B9414B">
        <w:t>activated, our walk can</w:t>
      </w:r>
      <w:r w:rsidRPr="002F0C48">
        <w:t xml:space="preserve"> become vague and generi</w:t>
      </w:r>
      <w:r w:rsidR="00B9414B">
        <w:t>c.  I have faith I’ll do better…</w:t>
      </w:r>
      <w:r w:rsidRPr="002F0C48">
        <w:t xml:space="preserve"> </w:t>
      </w:r>
      <w:r w:rsidR="00B9414B">
        <w:t>I’ll be</w:t>
      </w:r>
      <w:r w:rsidRPr="002F0C48">
        <w:t xml:space="preserve"> ok</w:t>
      </w:r>
      <w:r w:rsidR="00B9414B">
        <w:t>… W</w:t>
      </w:r>
      <w:r w:rsidRPr="002F0C48">
        <w:t xml:space="preserve">hile </w:t>
      </w:r>
      <w:r w:rsidR="00B9414B">
        <w:t xml:space="preserve">these </w:t>
      </w:r>
      <w:r w:rsidR="006D4122">
        <w:t>statements</w:t>
      </w:r>
      <w:r w:rsidR="00B9414B">
        <w:t xml:space="preserve"> are </w:t>
      </w:r>
      <w:r w:rsidRPr="002F0C48">
        <w:t>not erroneous, there’s no substance</w:t>
      </w:r>
      <w:r w:rsidR="00B9414B">
        <w:t xml:space="preserve"> in them</w:t>
      </w:r>
      <w:r w:rsidRPr="002F0C48">
        <w:t xml:space="preserve">.  </w:t>
      </w:r>
      <w:r w:rsidR="00B67846">
        <w:t xml:space="preserve">If </w:t>
      </w:r>
      <w:r w:rsidRPr="002F0C48">
        <w:t>I have faith that the blood of Jesus cleanses my sin and guilt</w:t>
      </w:r>
      <w:r w:rsidR="006D4122">
        <w:t>! I can put faith in that.</w:t>
      </w:r>
    </w:p>
    <w:p w14:paraId="59A23E2D" w14:textId="77777777" w:rsidR="00A070D1" w:rsidRPr="002F0C48" w:rsidRDefault="00A070D1" w:rsidP="002F0C48"/>
    <w:p w14:paraId="57C795E3" w14:textId="23D86BA1" w:rsidR="00A070D1" w:rsidRPr="006D4122" w:rsidRDefault="00A070D1" w:rsidP="006D4122">
      <w:r w:rsidRPr="002F0C48">
        <w:t xml:space="preserve">This message of </w:t>
      </w:r>
      <w:r w:rsidR="00B67846">
        <w:t xml:space="preserve">deliverance of </w:t>
      </w:r>
      <w:r w:rsidRPr="002F0C48">
        <w:t xml:space="preserve">guilt </w:t>
      </w:r>
      <w:r w:rsidR="006D4122">
        <w:t xml:space="preserve">of fear </w:t>
      </w:r>
      <w:r w:rsidR="00B67846">
        <w:t>is seldom ministered. I</w:t>
      </w:r>
      <w:r w:rsidRPr="002F0C48">
        <w:t>t may be preached</w:t>
      </w:r>
      <w:r w:rsidR="00B67846">
        <w:t xml:space="preserve"> generically</w:t>
      </w:r>
      <w:r w:rsidRPr="002F0C48">
        <w:t>.</w:t>
      </w:r>
      <w:r w:rsidR="00B67846">
        <w:t xml:space="preserve"> It very rarely used as the effective tool it is. I don’t remember being told,</w:t>
      </w:r>
      <w:r w:rsidRPr="002F0C48">
        <w:t xml:space="preserve"> “Guilt separates you from God.”</w:t>
      </w:r>
      <w:r w:rsidR="006D4122">
        <w:t xml:space="preserve"> </w:t>
      </w:r>
      <w:r w:rsidRPr="002F0C48">
        <w:rPr>
          <w:rFonts w:cs="Helvetica"/>
        </w:rPr>
        <w:t>The Lord taught us what we need to know</w:t>
      </w:r>
      <w:r w:rsidR="00B67846">
        <w:rPr>
          <w:rFonts w:cs="Helvetica"/>
        </w:rPr>
        <w:t xml:space="preserve"> in the word</w:t>
      </w:r>
      <w:r w:rsidR="006D4122">
        <w:t xml:space="preserve">. </w:t>
      </w:r>
      <w:r w:rsidRPr="002F0C48">
        <w:rPr>
          <w:rFonts w:cs="Helvetica"/>
        </w:rPr>
        <w:t>Many Christians</w:t>
      </w:r>
      <w:r w:rsidR="00B67846">
        <w:rPr>
          <w:rFonts w:cs="Helvetica"/>
        </w:rPr>
        <w:t xml:space="preserve"> have gotten used to living</w:t>
      </w:r>
      <w:r w:rsidRPr="002F0C48">
        <w:rPr>
          <w:rFonts w:cs="Helvetica"/>
        </w:rPr>
        <w:t xml:space="preserve"> without being clear with God</w:t>
      </w:r>
    </w:p>
    <w:p w14:paraId="1ECE0719" w14:textId="77777777" w:rsidR="00A070D1" w:rsidRPr="002F0C48" w:rsidRDefault="00A070D1" w:rsidP="002F0C48">
      <w:pPr>
        <w:widowControl w:val="0"/>
        <w:autoSpaceDE w:val="0"/>
        <w:autoSpaceDN w:val="0"/>
        <w:adjustRightInd w:val="0"/>
        <w:rPr>
          <w:rFonts w:cs="Helvetica"/>
        </w:rPr>
      </w:pPr>
    </w:p>
    <w:p w14:paraId="4BF2BD36" w14:textId="5D1E8559" w:rsidR="00A070D1" w:rsidRPr="002F0C48" w:rsidRDefault="006D4122" w:rsidP="002F0C48">
      <w:pPr>
        <w:widowControl w:val="0"/>
        <w:autoSpaceDE w:val="0"/>
        <w:autoSpaceDN w:val="0"/>
        <w:adjustRightInd w:val="0"/>
        <w:rPr>
          <w:rFonts w:cs="Helvetica"/>
        </w:rPr>
      </w:pPr>
      <w:r>
        <w:rPr>
          <w:rFonts w:cs="Helvetica"/>
        </w:rPr>
        <w:t xml:space="preserve">All spiritual power issue forth from the Cross. </w:t>
      </w:r>
      <w:r w:rsidR="00A070D1" w:rsidRPr="002F0C48">
        <w:rPr>
          <w:rFonts w:cs="Helvetica"/>
        </w:rPr>
        <w:t>Living faithful in the justified life makes you a candida</w:t>
      </w:r>
      <w:r>
        <w:rPr>
          <w:rFonts w:cs="Helvetica"/>
        </w:rPr>
        <w:t xml:space="preserve">te for purity. If we never learn how to be forgiven by faith in the finished work of Christ, our foundations are wrong. </w:t>
      </w:r>
      <w:r w:rsidR="00A070D1" w:rsidRPr="002F0C48">
        <w:rPr>
          <w:rFonts w:cs="Helvetica"/>
        </w:rPr>
        <w:t xml:space="preserve">The blood of Jesus </w:t>
      </w:r>
      <w:r>
        <w:rPr>
          <w:rFonts w:cs="Helvetica"/>
        </w:rPr>
        <w:t>cleanses. The cross of Christ dealt a death blow to the carnal man. The stripes are for our healing and many more wonder things that are in Christ! We must learn to allow the Holy Spirit to make this gold our passion.</w:t>
      </w:r>
      <w:r w:rsidR="00A070D1" w:rsidRPr="002F0C48">
        <w:rPr>
          <w:rFonts w:cs="Helvetica"/>
        </w:rPr>
        <w:t xml:space="preserve"> </w:t>
      </w:r>
    </w:p>
    <w:p w14:paraId="3A519DC1" w14:textId="77777777" w:rsidR="00A070D1" w:rsidRPr="002F0C48" w:rsidRDefault="00A070D1" w:rsidP="002F0C48">
      <w:pPr>
        <w:widowControl w:val="0"/>
        <w:autoSpaceDE w:val="0"/>
        <w:autoSpaceDN w:val="0"/>
        <w:adjustRightInd w:val="0"/>
        <w:rPr>
          <w:rFonts w:cs="Helvetica"/>
        </w:rPr>
      </w:pPr>
    </w:p>
    <w:p w14:paraId="6C3D9531" w14:textId="6AF1BD85" w:rsidR="00B67846" w:rsidRDefault="006D4122" w:rsidP="006D4122">
      <w:pPr>
        <w:widowControl w:val="0"/>
        <w:autoSpaceDE w:val="0"/>
        <w:autoSpaceDN w:val="0"/>
        <w:adjustRightInd w:val="0"/>
        <w:rPr>
          <w:rFonts w:cs="Helvetica"/>
        </w:rPr>
      </w:pPr>
      <w:r>
        <w:rPr>
          <w:rFonts w:cs="Helvetica"/>
        </w:rPr>
        <w:t xml:space="preserve">We live </w:t>
      </w:r>
      <w:r w:rsidR="00A070D1" w:rsidRPr="002F0C48">
        <w:rPr>
          <w:rFonts w:cs="Helvetica"/>
        </w:rPr>
        <w:t xml:space="preserve">under </w:t>
      </w:r>
      <w:r>
        <w:rPr>
          <w:rFonts w:cs="Helvetica"/>
        </w:rPr>
        <w:t xml:space="preserve">an </w:t>
      </w:r>
      <w:r w:rsidR="00A070D1" w:rsidRPr="002F0C48">
        <w:rPr>
          <w:rFonts w:cs="Helvetica"/>
        </w:rPr>
        <w:t>open heaven</w:t>
      </w:r>
      <w:r>
        <w:rPr>
          <w:rFonts w:cs="Helvetica"/>
        </w:rPr>
        <w:t xml:space="preserve">, where God is more that enough for all things. </w:t>
      </w:r>
      <w:r w:rsidR="00B67846">
        <w:rPr>
          <w:rFonts w:cs="Helvetica"/>
        </w:rPr>
        <w:t xml:space="preserve">We should revel in clear favor. </w:t>
      </w:r>
      <w:r>
        <w:rPr>
          <w:rFonts w:cs="Helvetica"/>
        </w:rPr>
        <w:t>Too many</w:t>
      </w:r>
      <w:r w:rsidR="00A070D1" w:rsidRPr="002F0C48">
        <w:rPr>
          <w:rFonts w:cs="Helvetica"/>
        </w:rPr>
        <w:t xml:space="preserve"> </w:t>
      </w:r>
      <w:del w:id="131" w:author="Thomas Young" w:date="2014-03-26T09:49:00Z">
        <w:r w:rsidR="00A070D1" w:rsidRPr="002F0C48" w:rsidDel="00D63C65">
          <w:rPr>
            <w:rFonts w:cs="Helvetica"/>
          </w:rPr>
          <w:delText xml:space="preserve">many </w:delText>
        </w:r>
      </w:del>
      <w:r w:rsidR="00A070D1" w:rsidRPr="002F0C48">
        <w:rPr>
          <w:rFonts w:cs="Helvetica"/>
        </w:rPr>
        <w:t>live under guilt</w:t>
      </w:r>
      <w:r>
        <w:rPr>
          <w:rFonts w:cs="Helvetica"/>
        </w:rPr>
        <w:t xml:space="preserve">. Too often even our </w:t>
      </w:r>
      <w:r w:rsidR="00A070D1" w:rsidRPr="002F0C48">
        <w:rPr>
          <w:rFonts w:cs="Helvetica"/>
        </w:rPr>
        <w:t>church</w:t>
      </w:r>
      <w:r>
        <w:rPr>
          <w:rFonts w:cs="Helvetica"/>
        </w:rPr>
        <w:t xml:space="preserve"> association</w:t>
      </w:r>
      <w:r w:rsidR="00A070D1" w:rsidRPr="002F0C48">
        <w:rPr>
          <w:rFonts w:cs="Helvetica"/>
        </w:rPr>
        <w:t xml:space="preserve"> equals guilt and </w:t>
      </w:r>
      <w:r>
        <w:rPr>
          <w:rFonts w:cs="Helvetica"/>
        </w:rPr>
        <w:t>shame being used to motivate.</w:t>
      </w:r>
      <w:r w:rsidR="00B67846">
        <w:rPr>
          <w:rFonts w:cs="Helvetica"/>
        </w:rPr>
        <w:t xml:space="preserve"> </w:t>
      </w:r>
      <w:r w:rsidR="00A070D1" w:rsidRPr="002F0C48">
        <w:rPr>
          <w:rFonts w:cs="Helvetica"/>
        </w:rPr>
        <w:t>Before learning how to get clear</w:t>
      </w:r>
      <w:r w:rsidR="00B67846">
        <w:rPr>
          <w:rFonts w:cs="Helvetica"/>
        </w:rPr>
        <w:t>,</w:t>
      </w:r>
      <w:r w:rsidR="00A070D1" w:rsidRPr="002F0C48">
        <w:rPr>
          <w:rFonts w:cs="Helvetica"/>
        </w:rPr>
        <w:t xml:space="preserve"> I would spend time at </w:t>
      </w:r>
      <w:r w:rsidR="00B67846">
        <w:rPr>
          <w:rFonts w:cs="Helvetica"/>
        </w:rPr>
        <w:t>a personal</w:t>
      </w:r>
      <w:r w:rsidR="00A070D1" w:rsidRPr="002F0C48">
        <w:rPr>
          <w:rFonts w:cs="Helvetica"/>
        </w:rPr>
        <w:t xml:space="preserve"> altar</w:t>
      </w:r>
      <w:r w:rsidR="00B67846">
        <w:rPr>
          <w:rFonts w:cs="Helvetica"/>
        </w:rPr>
        <w:t>. I</w:t>
      </w:r>
      <w:r w:rsidR="00A070D1" w:rsidRPr="002F0C48">
        <w:rPr>
          <w:rFonts w:cs="Helvetica"/>
        </w:rPr>
        <w:t>nstead of gaining ground with God</w:t>
      </w:r>
      <w:r w:rsidR="00B67846">
        <w:rPr>
          <w:rFonts w:cs="Helvetica"/>
        </w:rPr>
        <w:t>,</w:t>
      </w:r>
      <w:r w:rsidR="00A070D1" w:rsidRPr="002F0C48">
        <w:rPr>
          <w:rFonts w:cs="Helvetica"/>
        </w:rPr>
        <w:t xml:space="preserve"> I just </w:t>
      </w:r>
      <w:r w:rsidR="00B67846">
        <w:rPr>
          <w:rFonts w:cs="Helvetica"/>
        </w:rPr>
        <w:t>judged</w:t>
      </w:r>
      <w:r w:rsidR="00A070D1" w:rsidRPr="002F0C48">
        <w:rPr>
          <w:rFonts w:cs="Helvetica"/>
        </w:rPr>
        <w:t xml:space="preserve"> more and more what a bad person I was</w:t>
      </w:r>
      <w:r>
        <w:rPr>
          <w:rFonts w:cs="Helvetica"/>
        </w:rPr>
        <w:t xml:space="preserve">. </w:t>
      </w:r>
    </w:p>
    <w:p w14:paraId="146BD215" w14:textId="77777777" w:rsidR="00B67846" w:rsidRDefault="00B67846" w:rsidP="006D4122">
      <w:pPr>
        <w:widowControl w:val="0"/>
        <w:autoSpaceDE w:val="0"/>
        <w:autoSpaceDN w:val="0"/>
        <w:adjustRightInd w:val="0"/>
        <w:rPr>
          <w:rFonts w:cs="Helvetica"/>
        </w:rPr>
      </w:pPr>
    </w:p>
    <w:p w14:paraId="2333EB13" w14:textId="58A189A0" w:rsidR="00B67846" w:rsidRPr="006D4122" w:rsidRDefault="006D4122" w:rsidP="00B67846">
      <w:pPr>
        <w:widowControl w:val="0"/>
        <w:autoSpaceDE w:val="0"/>
        <w:autoSpaceDN w:val="0"/>
        <w:adjustRightInd w:val="0"/>
        <w:rPr>
          <w:rFonts w:cs="Helvetica"/>
        </w:rPr>
      </w:pPr>
      <w:r w:rsidRPr="002F0C48">
        <w:rPr>
          <w:rFonts w:cs="Helvetica"/>
        </w:rPr>
        <w:t>If you are consciously committing sin</w:t>
      </w:r>
      <w:r>
        <w:rPr>
          <w:rFonts w:cs="Helvetica"/>
        </w:rPr>
        <w:t>,</w:t>
      </w:r>
      <w:r w:rsidRPr="002F0C48">
        <w:rPr>
          <w:rFonts w:cs="Helvetica"/>
        </w:rPr>
        <w:t xml:space="preserve"> don't play games about being clear. It can lead to mental illness or demon-possession.  Don't fool yourself.</w:t>
      </w:r>
      <w:r w:rsidRPr="006D4122">
        <w:rPr>
          <w:rFonts w:cs="Helvetica"/>
        </w:rPr>
        <w:t xml:space="preserve"> </w:t>
      </w:r>
      <w:r w:rsidRPr="002F0C48">
        <w:rPr>
          <w:rFonts w:cs="Helvetica"/>
        </w:rPr>
        <w:t xml:space="preserve">Getting clear shouldn't </w:t>
      </w:r>
      <w:r w:rsidR="00B67846">
        <w:rPr>
          <w:rFonts w:cs="Helvetica"/>
        </w:rPr>
        <w:t xml:space="preserve">only </w:t>
      </w:r>
      <w:r w:rsidRPr="002F0C48">
        <w:rPr>
          <w:rFonts w:cs="Helvetica"/>
        </w:rPr>
        <w:t>be out of fear of hell, but instead should be done in love with</w:t>
      </w:r>
      <w:r>
        <w:rPr>
          <w:rFonts w:cs="Helvetica"/>
        </w:rPr>
        <w:t xml:space="preserve"> God</w:t>
      </w:r>
      <w:r w:rsidR="00B67846">
        <w:rPr>
          <w:rFonts w:cs="Helvetica"/>
        </w:rPr>
        <w:t xml:space="preserve"> in focus</w:t>
      </w:r>
      <w:r>
        <w:rPr>
          <w:rFonts w:cs="Helvetica"/>
        </w:rPr>
        <w:t xml:space="preserve">, with Jesus. </w:t>
      </w:r>
      <w:r w:rsidRPr="002F0C48">
        <w:rPr>
          <w:rFonts w:cs="Helvetica"/>
        </w:rPr>
        <w:t>Love must be at the center.</w:t>
      </w:r>
      <w:r w:rsidR="00B67846" w:rsidRPr="00B67846">
        <w:rPr>
          <w:rFonts w:cs="Helvetica"/>
        </w:rPr>
        <w:t xml:space="preserve"> </w:t>
      </w:r>
      <w:r w:rsidR="00B67846" w:rsidRPr="002F0C48">
        <w:rPr>
          <w:rFonts w:cs="Helvetica"/>
        </w:rPr>
        <w:t>If in your heart you are you're going to love him you are rightly related.</w:t>
      </w:r>
      <w:r w:rsidR="00B67846" w:rsidRPr="00B67846">
        <w:rPr>
          <w:rFonts w:cs="Helvetica"/>
        </w:rPr>
        <w:t xml:space="preserve"> </w:t>
      </w:r>
      <w:r w:rsidR="00B67846" w:rsidRPr="002F0C48">
        <w:rPr>
          <w:rFonts w:cs="Helvetica"/>
        </w:rPr>
        <w:t xml:space="preserve">If I'm </w:t>
      </w:r>
      <w:r w:rsidR="00B67846">
        <w:rPr>
          <w:rFonts w:cs="Helvetica"/>
        </w:rPr>
        <w:t xml:space="preserve">feeling </w:t>
      </w:r>
      <w:r w:rsidR="00B67846" w:rsidRPr="002F0C48">
        <w:rPr>
          <w:rFonts w:cs="Helvetica"/>
        </w:rPr>
        <w:t>guilty, when he's forgiven</w:t>
      </w:r>
      <w:ins w:id="132" w:author="Thomas Young" w:date="2014-03-26T09:50:00Z">
        <w:r w:rsidR="00D63C65">
          <w:rPr>
            <w:rFonts w:cs="Helvetica"/>
          </w:rPr>
          <w:t xml:space="preserve"> me</w:t>
        </w:r>
      </w:ins>
      <w:r w:rsidR="00B67846" w:rsidRPr="002F0C48">
        <w:rPr>
          <w:rFonts w:cs="Helvetica"/>
        </w:rPr>
        <w:t>, I'm not rightly related. If I say I'm forgiven, yet don't love him, I'm not rightly related.</w:t>
      </w:r>
    </w:p>
    <w:p w14:paraId="7FD75F4E" w14:textId="04701D10" w:rsidR="00B67846" w:rsidRPr="002F0C48" w:rsidRDefault="00B67846" w:rsidP="00B67846">
      <w:pPr>
        <w:widowControl w:val="0"/>
        <w:autoSpaceDE w:val="0"/>
        <w:autoSpaceDN w:val="0"/>
        <w:adjustRightInd w:val="0"/>
        <w:rPr>
          <w:rFonts w:cs="Helvetica"/>
        </w:rPr>
      </w:pPr>
    </w:p>
    <w:p w14:paraId="136EAEE6" w14:textId="100ECDD2" w:rsidR="00B67846" w:rsidRPr="00B67846" w:rsidRDefault="00B67846" w:rsidP="00B67846">
      <w:pPr>
        <w:widowControl w:val="0"/>
        <w:autoSpaceDE w:val="0"/>
        <w:autoSpaceDN w:val="0"/>
        <w:adjustRightInd w:val="0"/>
        <w:rPr>
          <w:rFonts w:cs="Helvetica"/>
        </w:rPr>
      </w:pPr>
      <w:r w:rsidRPr="002F0C48">
        <w:rPr>
          <w:rFonts w:cs="Helvetica"/>
        </w:rPr>
        <w:t xml:space="preserve">We daily need to believe the blood covers sins. </w:t>
      </w:r>
      <w:r>
        <w:rPr>
          <w:rFonts w:cs="Helvetica"/>
        </w:rPr>
        <w:t xml:space="preserve"> </w:t>
      </w:r>
      <w:r w:rsidRPr="002F0C48">
        <w:rPr>
          <w:rFonts w:cs="Helvetica"/>
        </w:rPr>
        <w:t xml:space="preserve">Are you </w:t>
      </w:r>
      <w:r>
        <w:rPr>
          <w:rFonts w:cs="Helvetica"/>
        </w:rPr>
        <w:t xml:space="preserve">feeling </w:t>
      </w:r>
      <w:r w:rsidRPr="002F0C48">
        <w:rPr>
          <w:rFonts w:cs="Helvetica"/>
        </w:rPr>
        <w:t>guilty?</w:t>
      </w:r>
      <w:r w:rsidRPr="006D4122">
        <w:rPr>
          <w:rFonts w:cs="Helvetica"/>
        </w:rPr>
        <w:t xml:space="preserve"> </w:t>
      </w:r>
      <w:r w:rsidRPr="002F0C48">
        <w:rPr>
          <w:rFonts w:cs="Helvetica"/>
        </w:rPr>
        <w:t>You can't have guilt and faith at the same time.</w:t>
      </w:r>
      <w:r w:rsidRPr="006D4122">
        <w:rPr>
          <w:rFonts w:cs="Helvetica"/>
        </w:rPr>
        <w:t xml:space="preserve"> </w:t>
      </w:r>
      <w:r w:rsidRPr="002F0C48">
        <w:rPr>
          <w:rFonts w:cs="Helvetica"/>
        </w:rPr>
        <w:t xml:space="preserve">Surrender on a consistent basis the guilt that comes from failure and believe on a </w:t>
      </w:r>
      <w:r>
        <w:rPr>
          <w:rFonts w:cs="Helvetica"/>
        </w:rPr>
        <w:t>continued</w:t>
      </w:r>
      <w:r w:rsidRPr="002F0C48">
        <w:rPr>
          <w:rFonts w:cs="Helvetica"/>
        </w:rPr>
        <w:t xml:space="preserve"> basis the power that is </w:t>
      </w:r>
      <w:r>
        <w:rPr>
          <w:rFonts w:cs="Helvetica"/>
        </w:rPr>
        <w:t xml:space="preserve">when </w:t>
      </w:r>
      <w:r w:rsidRPr="002F0C48">
        <w:rPr>
          <w:rFonts w:cs="Helvetica"/>
        </w:rPr>
        <w:t>abiding in Christ.</w:t>
      </w:r>
      <w:r w:rsidRPr="006D4122">
        <w:rPr>
          <w:rFonts w:cs="Helvetica"/>
        </w:rPr>
        <w:t xml:space="preserve"> </w:t>
      </w:r>
      <w:r w:rsidRPr="002F0C48">
        <w:rPr>
          <w:rFonts w:cs="Helvetica"/>
        </w:rPr>
        <w:t>If you want to be right with God, and hunger to love him, you can be clear right now.</w:t>
      </w:r>
      <w:r>
        <w:rPr>
          <w:rFonts w:cs="Helvetica"/>
        </w:rPr>
        <w:t xml:space="preserve"> </w:t>
      </w:r>
      <w:r w:rsidRPr="002F0C48">
        <w:rPr>
          <w:rFonts w:cs="Helvetica"/>
        </w:rPr>
        <w:t>It is a relationship God is after.</w:t>
      </w:r>
      <w:r>
        <w:rPr>
          <w:rFonts w:cs="Helvetica"/>
        </w:rPr>
        <w:t xml:space="preserve"> </w:t>
      </w:r>
      <w:r w:rsidRPr="002F0C48">
        <w:rPr>
          <w:rFonts w:cs="Helvetica"/>
        </w:rPr>
        <w:t>You cannot separate getting clear from a relationship with God.</w:t>
      </w:r>
    </w:p>
    <w:sectPr w:rsidR="00B67846" w:rsidRPr="00B67846" w:rsidSect="002F0C48">
      <w:pgSz w:w="12240" w:h="15840"/>
      <w:pgMar w:top="792" w:right="792" w:bottom="792" w:left="79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1" w:author="Elizabet Doss" w:date="2014-02-14T08:49:00Z" w:initials="ED">
    <w:p w14:paraId="72268B44" w14:textId="4C2E6865" w:rsidR="00D63C65" w:rsidRDefault="00D63C65">
      <w:pPr>
        <w:pStyle w:val="CommentText"/>
      </w:pPr>
      <w:r>
        <w:rPr>
          <w:rStyle w:val="CommentReference"/>
        </w:rPr>
        <w:annotationRef/>
      </w:r>
      <w:r>
        <w:t xml:space="preserve">I tried to read this as if I  were a millennial that had never heard it before. In that mindset: I had no idea what you meant by “holiness”.  I think there may be a way to generalize this more so that it is an invite to every heart that has tried and feels like a failure.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2268B4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2268B44" w16cid:durableId="72268B4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155928"/>
    <w:multiLevelType w:val="hybridMultilevel"/>
    <w:tmpl w:val="79BCAC04"/>
    <w:lvl w:ilvl="0" w:tplc="04090013">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C54329"/>
    <w:multiLevelType w:val="hybridMultilevel"/>
    <w:tmpl w:val="79BCAC04"/>
    <w:lvl w:ilvl="0" w:tplc="04090013">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12284507">
    <w:abstractNumId w:val="1"/>
  </w:num>
  <w:num w:numId="2" w16cid:durableId="1818249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aba Young">
    <w15:presenceInfo w15:providerId="Windows Live" w15:userId="4efaa3a0c3ab2e1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2C75"/>
    <w:rsid w:val="001617B0"/>
    <w:rsid w:val="001771BF"/>
    <w:rsid w:val="001D5A54"/>
    <w:rsid w:val="001F5601"/>
    <w:rsid w:val="00201F90"/>
    <w:rsid w:val="00241C14"/>
    <w:rsid w:val="002A3E9B"/>
    <w:rsid w:val="002A6790"/>
    <w:rsid w:val="002D2475"/>
    <w:rsid w:val="002E2382"/>
    <w:rsid w:val="002F0C48"/>
    <w:rsid w:val="00376B51"/>
    <w:rsid w:val="003C2E6B"/>
    <w:rsid w:val="004525F5"/>
    <w:rsid w:val="00455540"/>
    <w:rsid w:val="004C2780"/>
    <w:rsid w:val="00542C75"/>
    <w:rsid w:val="005B07E4"/>
    <w:rsid w:val="00630632"/>
    <w:rsid w:val="00670A82"/>
    <w:rsid w:val="006749AD"/>
    <w:rsid w:val="006D4122"/>
    <w:rsid w:val="00711D82"/>
    <w:rsid w:val="007436DA"/>
    <w:rsid w:val="00865D0F"/>
    <w:rsid w:val="00881A77"/>
    <w:rsid w:val="009F2BE6"/>
    <w:rsid w:val="00A070D1"/>
    <w:rsid w:val="00A94171"/>
    <w:rsid w:val="00B564AA"/>
    <w:rsid w:val="00B67846"/>
    <w:rsid w:val="00B9414B"/>
    <w:rsid w:val="00C316CA"/>
    <w:rsid w:val="00CA6381"/>
    <w:rsid w:val="00CB5ACB"/>
    <w:rsid w:val="00CC4470"/>
    <w:rsid w:val="00D63C65"/>
    <w:rsid w:val="00D94797"/>
    <w:rsid w:val="00DC2E5F"/>
    <w:rsid w:val="00E67C02"/>
    <w:rsid w:val="00E73824"/>
    <w:rsid w:val="00E82015"/>
    <w:rsid w:val="00EC46B2"/>
    <w:rsid w:val="00ED56B1"/>
    <w:rsid w:val="00F86D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7495C95"/>
  <w14:defaultImageDpi w14:val="300"/>
  <w15:docId w15:val="{382CA877-F6FD-A340-AE4C-E57F57068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apter Title"/>
    <w:basedOn w:val="Normal"/>
    <w:next w:val="Normal"/>
    <w:link w:val="Heading1Char"/>
    <w:autoRedefine/>
    <w:uiPriority w:val="9"/>
    <w:qFormat/>
    <w:rsid w:val="00865D0F"/>
    <w:pPr>
      <w:keepNext/>
      <w:keepLines/>
      <w:tabs>
        <w:tab w:val="left" w:pos="720"/>
      </w:tabs>
      <w:spacing w:before="480"/>
      <w:jc w:val="both"/>
      <w:outlineLvl w:val="0"/>
    </w:pPr>
    <w:rPr>
      <w:rFonts w:ascii="Arial" w:eastAsiaTheme="majorEastAsia" w:hAnsi="Arial" w:cstheme="majorBidi"/>
      <w:b/>
      <w:bCs/>
      <w:color w:val="345A8A" w:themeColor="accent1" w:themeShade="B5"/>
      <w:sz w:val="32"/>
      <w:szCs w:val="32"/>
    </w:rPr>
  </w:style>
  <w:style w:type="paragraph" w:styleId="Heading3">
    <w:name w:val="heading 3"/>
    <w:basedOn w:val="Normal"/>
    <w:link w:val="Heading3Char"/>
    <w:uiPriority w:val="9"/>
    <w:qFormat/>
    <w:rsid w:val="00CB5ACB"/>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Title Char"/>
    <w:basedOn w:val="DefaultParagraphFont"/>
    <w:link w:val="Heading1"/>
    <w:uiPriority w:val="9"/>
    <w:rsid w:val="00865D0F"/>
    <w:rPr>
      <w:rFonts w:ascii="Arial" w:eastAsiaTheme="majorEastAsia" w:hAnsi="Arial" w:cstheme="majorBidi"/>
      <w:b/>
      <w:bCs/>
      <w:color w:val="345A8A" w:themeColor="accent1" w:themeShade="B5"/>
      <w:sz w:val="32"/>
      <w:szCs w:val="32"/>
    </w:rPr>
  </w:style>
  <w:style w:type="paragraph" w:styleId="ListParagraph">
    <w:name w:val="List Paragraph"/>
    <w:basedOn w:val="Normal"/>
    <w:uiPriority w:val="34"/>
    <w:qFormat/>
    <w:rsid w:val="00A070D1"/>
    <w:pPr>
      <w:ind w:left="720"/>
      <w:contextualSpacing/>
    </w:pPr>
  </w:style>
  <w:style w:type="character" w:customStyle="1" w:styleId="apple-converted-space">
    <w:name w:val="apple-converted-space"/>
    <w:basedOn w:val="DefaultParagraphFont"/>
    <w:rsid w:val="00881A77"/>
  </w:style>
  <w:style w:type="character" w:customStyle="1" w:styleId="woj">
    <w:name w:val="woj"/>
    <w:basedOn w:val="DefaultParagraphFont"/>
    <w:rsid w:val="00881A77"/>
  </w:style>
  <w:style w:type="character" w:customStyle="1" w:styleId="Heading3Char">
    <w:name w:val="Heading 3 Char"/>
    <w:basedOn w:val="DefaultParagraphFont"/>
    <w:link w:val="Heading3"/>
    <w:uiPriority w:val="9"/>
    <w:rsid w:val="00CB5ACB"/>
    <w:rPr>
      <w:rFonts w:ascii="Times" w:hAnsi="Times"/>
      <w:b/>
      <w:bCs/>
      <w:sz w:val="27"/>
      <w:szCs w:val="27"/>
    </w:rPr>
  </w:style>
  <w:style w:type="paragraph" w:customStyle="1" w:styleId="txt-sm">
    <w:name w:val="txt-sm"/>
    <w:basedOn w:val="Normal"/>
    <w:rsid w:val="00CB5ACB"/>
    <w:pPr>
      <w:spacing w:before="100" w:beforeAutospacing="1" w:after="100" w:afterAutospacing="1"/>
    </w:pPr>
    <w:rPr>
      <w:rFonts w:ascii="Times" w:hAnsi="Times"/>
      <w:sz w:val="20"/>
      <w:szCs w:val="20"/>
    </w:rPr>
  </w:style>
  <w:style w:type="paragraph" w:customStyle="1" w:styleId="line">
    <w:name w:val="line"/>
    <w:basedOn w:val="Normal"/>
    <w:rsid w:val="00CB5ACB"/>
    <w:pPr>
      <w:spacing w:before="100" w:beforeAutospacing="1" w:after="100" w:afterAutospacing="1"/>
    </w:pPr>
    <w:rPr>
      <w:rFonts w:ascii="Times" w:hAnsi="Times"/>
      <w:sz w:val="20"/>
      <w:szCs w:val="20"/>
    </w:rPr>
  </w:style>
  <w:style w:type="character" w:customStyle="1" w:styleId="text">
    <w:name w:val="text"/>
    <w:basedOn w:val="DefaultParagraphFont"/>
    <w:rsid w:val="00CB5ACB"/>
  </w:style>
  <w:style w:type="character" w:customStyle="1" w:styleId="oblique">
    <w:name w:val="oblique"/>
    <w:basedOn w:val="DefaultParagraphFont"/>
    <w:rsid w:val="00CB5ACB"/>
  </w:style>
  <w:style w:type="paragraph" w:styleId="BalloonText">
    <w:name w:val="Balloon Text"/>
    <w:basedOn w:val="Normal"/>
    <w:link w:val="BalloonTextChar"/>
    <w:uiPriority w:val="99"/>
    <w:semiHidden/>
    <w:unhideWhenUsed/>
    <w:rsid w:val="00CA6381"/>
    <w:rPr>
      <w:rFonts w:ascii="Lucida Grande" w:hAnsi="Lucida Grande"/>
      <w:sz w:val="18"/>
      <w:szCs w:val="18"/>
    </w:rPr>
  </w:style>
  <w:style w:type="character" w:customStyle="1" w:styleId="BalloonTextChar">
    <w:name w:val="Balloon Text Char"/>
    <w:basedOn w:val="DefaultParagraphFont"/>
    <w:link w:val="BalloonText"/>
    <w:uiPriority w:val="99"/>
    <w:semiHidden/>
    <w:rsid w:val="00CA6381"/>
    <w:rPr>
      <w:rFonts w:ascii="Lucida Grande" w:hAnsi="Lucida Grande"/>
      <w:sz w:val="18"/>
      <w:szCs w:val="18"/>
    </w:rPr>
  </w:style>
  <w:style w:type="paragraph" w:styleId="Revision">
    <w:name w:val="Revision"/>
    <w:hidden/>
    <w:uiPriority w:val="99"/>
    <w:semiHidden/>
    <w:rsid w:val="00CA6381"/>
  </w:style>
  <w:style w:type="character" w:styleId="CommentReference">
    <w:name w:val="annotation reference"/>
    <w:basedOn w:val="DefaultParagraphFont"/>
    <w:uiPriority w:val="99"/>
    <w:semiHidden/>
    <w:unhideWhenUsed/>
    <w:rsid w:val="00F86DDE"/>
    <w:rPr>
      <w:sz w:val="18"/>
      <w:szCs w:val="18"/>
    </w:rPr>
  </w:style>
  <w:style w:type="paragraph" w:styleId="CommentText">
    <w:name w:val="annotation text"/>
    <w:basedOn w:val="Normal"/>
    <w:link w:val="CommentTextChar"/>
    <w:uiPriority w:val="99"/>
    <w:semiHidden/>
    <w:unhideWhenUsed/>
    <w:rsid w:val="00F86DDE"/>
  </w:style>
  <w:style w:type="character" w:customStyle="1" w:styleId="CommentTextChar">
    <w:name w:val="Comment Text Char"/>
    <w:basedOn w:val="DefaultParagraphFont"/>
    <w:link w:val="CommentText"/>
    <w:uiPriority w:val="99"/>
    <w:semiHidden/>
    <w:rsid w:val="00F86DDE"/>
  </w:style>
  <w:style w:type="paragraph" w:styleId="CommentSubject">
    <w:name w:val="annotation subject"/>
    <w:basedOn w:val="CommentText"/>
    <w:next w:val="CommentText"/>
    <w:link w:val="CommentSubjectChar"/>
    <w:uiPriority w:val="99"/>
    <w:semiHidden/>
    <w:unhideWhenUsed/>
    <w:rsid w:val="00F86DDE"/>
    <w:rPr>
      <w:b/>
      <w:bCs/>
      <w:sz w:val="20"/>
      <w:szCs w:val="20"/>
    </w:rPr>
  </w:style>
  <w:style w:type="character" w:customStyle="1" w:styleId="CommentSubjectChar">
    <w:name w:val="Comment Subject Char"/>
    <w:basedOn w:val="CommentTextChar"/>
    <w:link w:val="CommentSubject"/>
    <w:uiPriority w:val="99"/>
    <w:semiHidden/>
    <w:rsid w:val="00F86D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14601988">
      <w:bodyDiv w:val="1"/>
      <w:marLeft w:val="0"/>
      <w:marRight w:val="0"/>
      <w:marTop w:val="0"/>
      <w:marBottom w:val="0"/>
      <w:divBdr>
        <w:top w:val="none" w:sz="0" w:space="0" w:color="auto"/>
        <w:left w:val="none" w:sz="0" w:space="0" w:color="auto"/>
        <w:bottom w:val="none" w:sz="0" w:space="0" w:color="auto"/>
        <w:right w:val="none" w:sz="0" w:space="0" w:color="auto"/>
      </w:divBdr>
      <w:divsChild>
        <w:div w:id="312180735">
          <w:marLeft w:val="0"/>
          <w:marRight w:val="0"/>
          <w:marTop w:val="150"/>
          <w:marBottom w:val="225"/>
          <w:divBdr>
            <w:top w:val="none" w:sz="0" w:space="0" w:color="auto"/>
            <w:left w:val="none" w:sz="0" w:space="0" w:color="auto"/>
            <w:bottom w:val="none" w:sz="0" w:space="0" w:color="auto"/>
            <w:right w:val="none" w:sz="0" w:space="0" w:color="auto"/>
          </w:divBdr>
        </w:div>
        <w:div w:id="2109233473">
          <w:marLeft w:val="0"/>
          <w:marRight w:val="0"/>
          <w:marTop w:val="0"/>
          <w:marBottom w:val="0"/>
          <w:divBdr>
            <w:top w:val="none" w:sz="0" w:space="0" w:color="auto"/>
            <w:left w:val="none" w:sz="0" w:space="0" w:color="auto"/>
            <w:bottom w:val="none" w:sz="0" w:space="0" w:color="auto"/>
            <w:right w:val="none" w:sz="0" w:space="0" w:color="auto"/>
          </w:divBdr>
          <w:divsChild>
            <w:div w:id="10966972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 w:id="1726222595">
      <w:bodyDiv w:val="1"/>
      <w:marLeft w:val="0"/>
      <w:marRight w:val="0"/>
      <w:marTop w:val="0"/>
      <w:marBottom w:val="0"/>
      <w:divBdr>
        <w:top w:val="none" w:sz="0" w:space="0" w:color="auto"/>
        <w:left w:val="none" w:sz="0" w:space="0" w:color="auto"/>
        <w:bottom w:val="none" w:sz="0" w:space="0" w:color="auto"/>
        <w:right w:val="none" w:sz="0" w:space="0" w:color="auto"/>
      </w:divBdr>
      <w:divsChild>
        <w:div w:id="811214843">
          <w:marLeft w:val="0"/>
          <w:marRight w:val="0"/>
          <w:marTop w:val="150"/>
          <w:marBottom w:val="225"/>
          <w:divBdr>
            <w:top w:val="none" w:sz="0" w:space="0" w:color="auto"/>
            <w:left w:val="none" w:sz="0" w:space="0" w:color="auto"/>
            <w:bottom w:val="none" w:sz="0" w:space="0" w:color="auto"/>
            <w:right w:val="none" w:sz="0" w:space="0" w:color="auto"/>
          </w:divBdr>
        </w:div>
        <w:div w:id="513571794">
          <w:marLeft w:val="0"/>
          <w:marRight w:val="0"/>
          <w:marTop w:val="0"/>
          <w:marBottom w:val="0"/>
          <w:divBdr>
            <w:top w:val="none" w:sz="0" w:space="0" w:color="auto"/>
            <w:left w:val="none" w:sz="0" w:space="0" w:color="auto"/>
            <w:bottom w:val="none" w:sz="0" w:space="0" w:color="auto"/>
            <w:right w:val="none" w:sz="0" w:space="0" w:color="auto"/>
          </w:divBdr>
          <w:divsChild>
            <w:div w:id="17847603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 w:id="17805627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A6EEEB-1B82-B94C-BD94-943409AAF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6</Pages>
  <Words>3339</Words>
  <Characters>14329</Characters>
  <Application>Microsoft Office Word</Application>
  <DocSecurity>0</DocSecurity>
  <Lines>275</Lines>
  <Paragraphs>96</Paragraphs>
  <ScaleCrop>false</ScaleCrop>
  <Company/>
  <LinksUpToDate>false</LinksUpToDate>
  <CharactersWithSpaces>17572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Young</dc:creator>
  <cp:keywords/>
  <dc:description/>
  <cp:lastModifiedBy>Saba Young</cp:lastModifiedBy>
  <cp:revision>17</cp:revision>
  <dcterms:created xsi:type="dcterms:W3CDTF">2014-02-12T12:02:00Z</dcterms:created>
  <dcterms:modified xsi:type="dcterms:W3CDTF">2026-07-19T01:24:00Z</dcterms:modified>
</cp:coreProperties>
</file>